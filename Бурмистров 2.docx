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B28A84" w14:textId="4A827050" w:rsidR="005E5381" w:rsidRDefault="005E5381" w:rsidP="005E5381">
      <w:pPr>
        <w:pStyle w:val="a3"/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</w:r>
      <w:r w:rsidRPr="00721B56">
        <w:rPr>
          <w:b/>
          <w:rPrChange w:id="0" w:author="HYPERPC" w:date="2026-09-29T13:33:00Z">
            <w:rPr/>
          </w:rPrChange>
        </w:rPr>
        <w:t>2. Общее описание структуры и принципов работы компьютера, включая систему команд</w:t>
      </w:r>
      <w:r w:rsidRPr="00721B56">
        <w:rPr>
          <w:rPrChange w:id="1" w:author="HYPERPC" w:date="2026-09-29T13:33:00Z">
            <w:rPr/>
          </w:rPrChange>
        </w:rPr>
        <w:br/>
      </w:r>
      <w:r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>2. Устройство управления</w:t>
      </w:r>
      <w:r>
        <w:br/>
        <w:t xml:space="preserve">3. </w:t>
      </w:r>
      <w:r w:rsidRPr="00721B56">
        <w:rPr>
          <w:b/>
          <w:rPrChange w:id="2" w:author="HYPERPC" w:date="2026-09-29T13:34:00Z">
            <w:rPr/>
          </w:rPrChange>
        </w:rPr>
        <w:t>АЛУ</w:t>
      </w:r>
      <w:ins w:id="3" w:author="HYPERPC" w:date="2026-09-29T13:36:00Z">
        <w:r w:rsidR="00721B56">
          <w:rPr>
            <w:b/>
          </w:rPr>
          <w:t xml:space="preserve"> ( Арифметико-</w:t>
        </w:r>
        <w:proofErr w:type="spellStart"/>
        <w:r w:rsidR="00721B56">
          <w:rPr>
            <w:b/>
          </w:rPr>
          <w:t>логическоу</w:t>
        </w:r>
        <w:proofErr w:type="spellEnd"/>
        <w:r w:rsidR="00721B56">
          <w:rPr>
            <w:b/>
          </w:rPr>
          <w:t xml:space="preserve"> устройство )</w:t>
        </w:r>
      </w:ins>
      <w:r>
        <w:br/>
        <w:t>4. 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 xml:space="preserve">1. Жёсткий диск, </w:t>
      </w:r>
      <w:proofErr w:type="spellStart"/>
      <w:r>
        <w:t>флешка</w:t>
      </w:r>
      <w:proofErr w:type="spellEnd"/>
      <w:r>
        <w:br/>
        <w:t xml:space="preserve">2. </w:t>
      </w:r>
      <w:r w:rsidRPr="00721B56">
        <w:rPr>
          <w:b/>
          <w:rPrChange w:id="4" w:author="HYPERPC" w:date="2026-09-29T13:35:00Z">
            <w:rPr/>
          </w:rPrChange>
        </w:rPr>
        <w:t>ОЗУ и ПЗУ</w:t>
      </w:r>
      <w:ins w:id="5" w:author="HYPERPC" w:date="2026-09-29T13:36:00Z">
        <w:r w:rsidR="00721B56">
          <w:rPr>
            <w:b/>
          </w:rPr>
          <w:t xml:space="preserve"> </w:t>
        </w:r>
      </w:ins>
      <w:ins w:id="6" w:author="HYPERPC" w:date="2026-09-29T13:37:00Z">
        <w:r w:rsidR="00721B56">
          <w:rPr>
            <w:b/>
          </w:rPr>
          <w:t>(Операционное запоминаю</w:t>
        </w:r>
      </w:ins>
      <w:ins w:id="7" w:author="HYPERPC" w:date="2026-09-29T13:38:00Z">
        <w:r w:rsidR="00721B56">
          <w:rPr>
            <w:b/>
          </w:rPr>
          <w:t xml:space="preserve">щее устройство(1) и Постоянное запоминающее устройство(2)\ </w:t>
        </w:r>
      </w:ins>
      <w:ins w:id="8" w:author="HYPERPC" w:date="2026-09-29T13:39:00Z">
        <w:r w:rsidR="00721B56">
          <w:rPr>
            <w:b/>
          </w:rPr>
          <w:t>(1) Это память в которой хранятся данные и команды во время раб</w:t>
        </w:r>
      </w:ins>
      <w:ins w:id="9" w:author="HYPERPC" w:date="2026-09-29T13:40:00Z">
        <w:r w:rsidR="00721B56">
          <w:rPr>
            <w:b/>
          </w:rPr>
          <w:t>оты компьютера</w:t>
        </w:r>
      </w:ins>
      <w:ins w:id="10" w:author="HYPERPC" w:date="2026-09-29T13:38:00Z">
        <w:r w:rsidR="00721B56">
          <w:rPr>
            <w:b/>
          </w:rPr>
          <w:t xml:space="preserve"> </w:t>
        </w:r>
      </w:ins>
      <w:ins w:id="11" w:author="HYPERPC" w:date="2026-09-29T13:40:00Z">
        <w:r w:rsidR="00721B56">
          <w:rPr>
            <w:b/>
          </w:rPr>
          <w:t xml:space="preserve">(2) Это память в которой хранятся базовые программы компа например </w:t>
        </w:r>
        <w:r w:rsidR="00721B56">
          <w:rPr>
            <w:b/>
            <w:lang w:val="en-US"/>
          </w:rPr>
          <w:t>BIOS</w:t>
        </w:r>
      </w:ins>
      <w:ins w:id="12" w:author="HYPERPC" w:date="2026-09-29T13:37:00Z">
        <w:r w:rsidR="00721B56">
          <w:rPr>
            <w:b/>
          </w:rPr>
          <w:t>)</w:t>
        </w:r>
      </w:ins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  <w:t>2</w:t>
      </w:r>
      <w:r w:rsidRPr="00721B56">
        <w:rPr>
          <w:b/>
          <w:rPrChange w:id="13" w:author="HYPERPC" w:date="2026-09-29T13:35:00Z">
            <w:rPr/>
          </w:rPrChange>
        </w:rPr>
        <w:t>. В двоичной</w:t>
      </w:r>
      <w:r w:rsidRPr="00721B56">
        <w:rPr>
          <w:b/>
          <w:rPrChange w:id="14" w:author="HYPERPC" w:date="2026-09-29T13:35:00Z">
            <w:rPr/>
          </w:rPrChange>
        </w:rPr>
        <w:br/>
      </w:r>
      <w:r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ins w:id="15" w:author="HYPERPC" w:date="2026-09-29T13:41:00Z">
        <w:r w:rsidR="00721B56">
          <w:rPr>
            <w:lang w:val="en-US"/>
          </w:rPr>
          <w:t>(</w:t>
        </w:r>
      </w:ins>
      <w:ins w:id="16" w:author="HYPERPC" w:date="2026-09-29T13:42:00Z">
        <w:r w:rsidR="00721B56">
          <w:rPr>
            <w:lang w:val="en-US"/>
          </w:rPr>
          <w:t>32+0+</w:t>
        </w:r>
        <w:r w:rsidR="008D7DD6">
          <w:rPr>
            <w:lang w:val="en-US"/>
          </w:rPr>
          <w:t>8+4+0+1=45</w:t>
        </w:r>
      </w:ins>
      <w:ins w:id="17" w:author="HYPERPC" w:date="2026-09-29T13:41:00Z">
        <w:r w:rsidR="00721B56">
          <w:rPr>
            <w:lang w:val="en-US"/>
          </w:rPr>
          <w:t>)</w:t>
        </w:r>
      </w:ins>
      <w:r>
        <w:br/>
        <w:t>1. 43</w:t>
      </w:r>
      <w:r>
        <w:br/>
      </w:r>
      <w:r w:rsidRPr="008D7DD6">
        <w:rPr>
          <w:b/>
          <w:rPrChange w:id="18" w:author="HYPERPC" w:date="2026-09-29T13:42:00Z">
            <w:rPr/>
          </w:rPrChange>
        </w:rPr>
        <w:t>2. 45</w:t>
      </w:r>
      <w:r>
        <w:br/>
        <w:t>3. 47</w:t>
      </w:r>
      <w:r>
        <w:br/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  <w:t xml:space="preserve">2. </w:t>
      </w:r>
      <w:r w:rsidRPr="008D7DD6">
        <w:rPr>
          <w:b/>
          <w:rPrChange w:id="19" w:author="HYPERPC" w:date="2026-09-29T13:42:00Z">
            <w:rPr/>
          </w:rPrChange>
        </w:rPr>
        <w:t>И</w:t>
      </w:r>
      <w:ins w:id="20" w:author="HYPERPC" w:date="2026-09-29T13:42:00Z">
        <w:r w:rsidR="008D7DD6">
          <w:rPr>
            <w:lang w:val="en-US"/>
          </w:rPr>
          <w:t xml:space="preserve"> (</w:t>
        </w:r>
      </w:ins>
      <w:ins w:id="21" w:author="HYPERPC" w:date="2026-09-29T13:43:00Z">
        <w:r w:rsidR="008D7DD6">
          <w:t>Конъюнкция это логическое умножение</w:t>
        </w:r>
      </w:ins>
      <w:ins w:id="22" w:author="HYPERPC" w:date="2026-09-29T13:42:00Z">
        <w:r w:rsidR="008D7DD6">
          <w:rPr>
            <w:lang w:val="en-US"/>
          </w:rPr>
          <w:t>)</w:t>
        </w:r>
      </w:ins>
      <w:r>
        <w:br/>
        <w:t>3. НЕ</w:t>
      </w:r>
      <w:r>
        <w:br/>
        <w:t>4. Исключающее ИЛИ</w:t>
      </w:r>
      <w:r>
        <w:br/>
      </w:r>
      <w:r>
        <w:br/>
      </w:r>
      <w:r>
        <w:lastRenderedPageBreak/>
        <w:t>А7. Результат операции 1 И 0 И 1 равен:</w:t>
      </w:r>
      <w:r>
        <w:br/>
      </w:r>
      <w:r>
        <w:br/>
        <w:t>1. 1</w:t>
      </w:r>
      <w:r>
        <w:br/>
      </w:r>
      <w:r w:rsidRPr="008D7DD6">
        <w:rPr>
          <w:b/>
          <w:rPrChange w:id="23" w:author="HYPERPC" w:date="2026-09-29T13:44:00Z">
            <w:rPr/>
          </w:rPrChange>
        </w:rPr>
        <w:t>2. 0</w:t>
      </w:r>
      <w:ins w:id="24" w:author="HYPERPC" w:date="2026-09-29T13:44:00Z">
        <w:r w:rsidR="008D7DD6">
          <w:t xml:space="preserve"> (Как я ранее написал </w:t>
        </w:r>
        <w:proofErr w:type="spellStart"/>
        <w:r w:rsidR="008D7DD6">
          <w:t>Коньюнкция</w:t>
        </w:r>
        <w:proofErr w:type="spellEnd"/>
        <w:r w:rsidR="008D7DD6">
          <w:t xml:space="preserve"> это логическое умножение 1*0*1=0)</w:t>
        </w:r>
      </w:ins>
      <w:r>
        <w:br/>
        <w:t>3. 10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  <w:t xml:space="preserve">1. </w:t>
      </w:r>
      <w:r w:rsidRPr="008D7DD6">
        <w:rPr>
          <w:b/>
          <w:rPrChange w:id="25" w:author="HYPERPC" w:date="2026-09-29T13:46:00Z">
            <w:rPr/>
          </w:rPrChange>
        </w:rPr>
        <w:t>2 входа, 2 выхода</w:t>
      </w:r>
      <w:ins w:id="26" w:author="HYPERPC" w:date="2026-09-29T13:46:00Z">
        <w:r w:rsidR="008D7DD6">
          <w:t xml:space="preserve"> (Полусумматор имеет 2  входа и два выхода</w:t>
        </w:r>
      </w:ins>
      <w:ins w:id="27" w:author="HYPERPC" w:date="2026-09-29T13:47:00Z">
        <w:r w:rsidR="008D7DD6">
          <w:t>: сумма и перенос</w:t>
        </w:r>
      </w:ins>
      <w:ins w:id="28" w:author="HYPERPC" w:date="2026-09-29T13:46:00Z">
        <w:r w:rsidR="008D7DD6">
          <w:t>)</w:t>
        </w:r>
      </w:ins>
      <w:r w:rsidRPr="008D7DD6">
        <w:rPr>
          <w:rPrChange w:id="29" w:author="HYPERPC" w:date="2026-09-29T13:46:00Z">
            <w:rPr/>
          </w:rPrChange>
        </w:rPr>
        <w:br/>
      </w:r>
      <w:r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  <w:t>1. S=0, P=1</w:t>
      </w:r>
      <w:r>
        <w:br/>
        <w:t>2. S=1, P=0</w:t>
      </w:r>
      <w:r>
        <w:br/>
        <w:t>3. S=1, P=1</w:t>
      </w:r>
      <w:r>
        <w:br/>
        <w:t>4. S=0, P=0</w:t>
      </w:r>
      <w:r>
        <w:br/>
      </w: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</w:r>
      <w:r w:rsidRPr="008D7DD6">
        <w:rPr>
          <w:b/>
          <w:rPrChange w:id="30" w:author="HYPERPC" w:date="2026-09-29T13:48:00Z">
            <w:rPr/>
          </w:rPrChange>
        </w:rPr>
        <w:t>3. Устройство управления (УУ)</w:t>
      </w:r>
      <w:ins w:id="31" w:author="HYPERPC" w:date="2026-09-29T13:48:00Z">
        <w:r w:rsidR="008D7DD6">
          <w:t xml:space="preserve"> (Как бы то не было странно, </w:t>
        </w:r>
      </w:ins>
      <w:ins w:id="32" w:author="HYPERPC" w:date="2026-09-29T13:49:00Z">
        <w:r w:rsidR="008D7DD6">
          <w:t xml:space="preserve">УСТРОЙСТВО УПРАВЛЕНИЯ он направляет работу </w:t>
        </w:r>
      </w:ins>
      <w:ins w:id="33" w:author="HYPERPC" w:date="2026-09-29T13:50:00Z">
        <w:r w:rsidR="008D7DD6">
          <w:t>процессора, управляя потоками данных и выполняя команды</w:t>
        </w:r>
      </w:ins>
      <w:ins w:id="34" w:author="HYPERPC" w:date="2026-09-29T13:48:00Z">
        <w:r w:rsidR="008D7DD6">
          <w:t>)</w:t>
        </w:r>
      </w:ins>
      <w:r>
        <w:br/>
        <w:t>4. Кэш-память</w:t>
      </w:r>
      <w:r>
        <w:br/>
      </w:r>
    </w:p>
    <w:p w14:paraId="4EA97688" w14:textId="64E606B7" w:rsidR="00745C7D" w:rsidRDefault="005E5381" w:rsidP="005E5381">
      <w:pPr>
        <w:pStyle w:val="a3"/>
        <w:rPr>
          <w:ins w:id="35" w:author="HYPERPC" w:date="2026-09-29T13:59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  <w:ins w:id="36" w:author="HYPERPC" w:date="2026-09-29T13:51:00Z">
        <w:r w:rsidR="008D7DD6">
          <w:t xml:space="preserve"> </w:t>
        </w:r>
        <w:r w:rsidR="008D7DD6">
          <w:br/>
        </w:r>
      </w:ins>
      <w:ins w:id="37" w:author="HYPERPC" w:date="2026-09-29T13:57:00Z">
        <w:r w:rsidR="00745C7D" w:rsidRPr="00745C7D">
          <w:drawing>
            <wp:inline distT="0" distB="0" distL="0" distR="0" wp14:anchorId="56CECACA" wp14:editId="79F847CC">
              <wp:extent cx="2136148" cy="1895475"/>
              <wp:effectExtent l="0" t="0" r="0" b="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42888" cy="19014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38" w:author="HYPERPC" w:date="2026-09-29T13:51:00Z">
        <w:r w:rsidR="008D7DD6">
          <w:br/>
          <w:t>Двоичная:</w:t>
        </w:r>
      </w:ins>
      <w:ins w:id="39" w:author="HYPERPC" w:date="2026-09-29T13:57:00Z">
        <w:r w:rsidR="00745C7D" w:rsidRPr="00745C7D">
          <w:t xml:space="preserve"> 10011100</w:t>
        </w:r>
      </w:ins>
      <w:ins w:id="40" w:author="HYPERPC" w:date="2026-09-29T13:51:00Z">
        <w:r w:rsidR="008D7DD6">
          <w:br/>
        </w:r>
      </w:ins>
      <w:ins w:id="41" w:author="HYPERPC" w:date="2026-09-29T13:52:00Z">
        <w:r w:rsidR="008D7DD6">
          <w:t>Восьмеричная</w:t>
        </w:r>
      </w:ins>
      <w:ins w:id="42" w:author="HYPERPC" w:date="2026-09-29T13:51:00Z">
        <w:r w:rsidR="008D7DD6">
          <w:t>:</w:t>
        </w:r>
      </w:ins>
      <w:ins w:id="43" w:author="HYPERPC" w:date="2026-09-29T13:57:00Z">
        <w:r w:rsidR="00745C7D" w:rsidRPr="00745C7D">
          <w:t xml:space="preserve"> 234</w:t>
        </w:r>
      </w:ins>
      <w:ins w:id="44" w:author="HYPERPC" w:date="2026-09-29T13:51:00Z">
        <w:r w:rsidR="008D7DD6">
          <w:br/>
        </w:r>
      </w:ins>
      <w:ins w:id="45" w:author="HYPERPC" w:date="2026-09-29T13:52:00Z">
        <w:r w:rsidR="008D7DD6">
          <w:t>Шестнадцатеричная</w:t>
        </w:r>
      </w:ins>
      <w:ins w:id="46" w:author="HYPERPC" w:date="2026-09-29T13:51:00Z">
        <w:r w:rsidR="008D7DD6">
          <w:t xml:space="preserve">: </w:t>
        </w:r>
      </w:ins>
      <w:ins w:id="47" w:author="HYPERPC" w:date="2026-09-29T13:57:00Z">
        <w:r w:rsidR="00745C7D" w:rsidRPr="00745C7D">
          <w:t>9c</w:t>
        </w:r>
      </w:ins>
      <w:r>
        <w:br/>
      </w:r>
      <w:r>
        <w:br/>
      </w:r>
      <w:r>
        <w:lastRenderedPageBreak/>
        <w:t>Б2. Сложите двоичные числа: 1011₂ + 1101₂. Ответ запишите в двоичной и десятичной системах.</w:t>
      </w:r>
    </w:p>
    <w:p w14:paraId="0D30819A" w14:textId="773534B9" w:rsidR="00745C7D" w:rsidRDefault="00745C7D" w:rsidP="005E5381">
      <w:pPr>
        <w:pStyle w:val="a3"/>
        <w:rPr>
          <w:ins w:id="48" w:author="HYPERPC" w:date="2026-09-29T13:58:00Z"/>
        </w:rPr>
      </w:pPr>
      <w:ins w:id="49" w:author="HYPERPC" w:date="2026-09-29T13:59:00Z">
        <w:r>
          <w:t xml:space="preserve"> 1011=11</w:t>
        </w:r>
        <w:r>
          <w:br/>
          <w:t>1101=13</w:t>
        </w:r>
        <w:r>
          <w:br/>
          <w:t>13+11=24</w:t>
        </w:r>
        <w:r>
          <w:br/>
        </w:r>
      </w:ins>
      <w:ins w:id="50" w:author="HYPERPC" w:date="2026-09-29T14:00:00Z">
        <w:r>
          <w:t>24=11000</w:t>
        </w:r>
      </w:ins>
    </w:p>
    <w:p w14:paraId="2D265DE5" w14:textId="77777777" w:rsidR="00745C7D" w:rsidRDefault="00745C7D" w:rsidP="005E5381">
      <w:pPr>
        <w:pStyle w:val="a3"/>
        <w:rPr>
          <w:ins w:id="51" w:author="HYPERPC" w:date="2026-09-29T14:00:00Z"/>
        </w:rPr>
      </w:pPr>
      <w:ins w:id="52" w:author="HYPERPC" w:date="2026-09-29T13:58:00Z">
        <w:r>
          <w:t>В двоичной: 11000</w:t>
        </w:r>
        <w:r>
          <w:br/>
          <w:t>В десятичной:</w:t>
        </w:r>
      </w:ins>
      <w:ins w:id="53" w:author="HYPERPC" w:date="2026-09-29T13:59:00Z">
        <w:r>
          <w:t>24</w:t>
        </w:r>
      </w:ins>
      <w:r w:rsidR="005E5381">
        <w:br/>
      </w:r>
      <w:r w:rsidR="005E5381">
        <w:br/>
        <w:t>Б3. Постройте таблицу истинности для логического выражения: F = (A И B) ИЛИ (НЕ C)</w:t>
      </w:r>
      <w:r w:rsidR="005E5381"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745C7D" w14:paraId="75854E62" w14:textId="77777777" w:rsidTr="00745C7D">
        <w:trPr>
          <w:ins w:id="54" w:author="HYPERPC" w:date="2026-09-29T14:00:00Z"/>
        </w:trPr>
        <w:tc>
          <w:tcPr>
            <w:tcW w:w="1557" w:type="dxa"/>
          </w:tcPr>
          <w:p w14:paraId="644F8BB2" w14:textId="1BC8D68F" w:rsidR="00745C7D" w:rsidRPr="00745C7D" w:rsidRDefault="00745C7D" w:rsidP="005E5381">
            <w:pPr>
              <w:pStyle w:val="a3"/>
              <w:rPr>
                <w:ins w:id="55" w:author="HYPERPC" w:date="2026-09-29T14:00:00Z"/>
                <w:lang w:val="en-US"/>
                <w:rPrChange w:id="56" w:author="HYPERPC" w:date="2026-09-29T14:01:00Z">
                  <w:rPr>
                    <w:ins w:id="57" w:author="HYPERPC" w:date="2026-09-29T14:00:00Z"/>
                  </w:rPr>
                </w:rPrChange>
              </w:rPr>
            </w:pPr>
            <w:ins w:id="58" w:author="HYPERPC" w:date="2026-09-29T14:01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1557" w:type="dxa"/>
          </w:tcPr>
          <w:p w14:paraId="5AAF2007" w14:textId="02DBF9BB" w:rsidR="00745C7D" w:rsidRPr="00745C7D" w:rsidRDefault="00745C7D" w:rsidP="005E5381">
            <w:pPr>
              <w:pStyle w:val="a3"/>
              <w:rPr>
                <w:ins w:id="59" w:author="HYPERPC" w:date="2026-09-29T14:00:00Z"/>
                <w:lang w:val="en-US"/>
                <w:rPrChange w:id="60" w:author="HYPERPC" w:date="2026-09-29T14:01:00Z">
                  <w:rPr>
                    <w:ins w:id="61" w:author="HYPERPC" w:date="2026-09-29T14:00:00Z"/>
                  </w:rPr>
                </w:rPrChange>
              </w:rPr>
            </w:pPr>
            <w:ins w:id="62" w:author="HYPERPC" w:date="2026-09-29T14:01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1557" w:type="dxa"/>
          </w:tcPr>
          <w:p w14:paraId="0B6C89C2" w14:textId="4C081CE0" w:rsidR="00745C7D" w:rsidRPr="00745C7D" w:rsidRDefault="00745C7D" w:rsidP="005E5381">
            <w:pPr>
              <w:pStyle w:val="a3"/>
              <w:rPr>
                <w:ins w:id="63" w:author="HYPERPC" w:date="2026-09-29T14:00:00Z"/>
                <w:lang w:val="en-US"/>
                <w:rPrChange w:id="64" w:author="HYPERPC" w:date="2026-09-29T14:01:00Z">
                  <w:rPr>
                    <w:ins w:id="65" w:author="HYPERPC" w:date="2026-09-29T14:00:00Z"/>
                  </w:rPr>
                </w:rPrChange>
              </w:rPr>
            </w:pPr>
            <w:ins w:id="66" w:author="HYPERPC" w:date="2026-09-29T14:01:00Z">
              <w:r>
                <w:rPr>
                  <w:lang w:val="en-US"/>
                </w:rPr>
                <w:t>C</w:t>
              </w:r>
            </w:ins>
          </w:p>
        </w:tc>
        <w:tc>
          <w:tcPr>
            <w:tcW w:w="1558" w:type="dxa"/>
          </w:tcPr>
          <w:p w14:paraId="5DED8974" w14:textId="1AFCC202" w:rsidR="00745C7D" w:rsidRPr="00745C7D" w:rsidRDefault="00745C7D" w:rsidP="005E5381">
            <w:pPr>
              <w:pStyle w:val="a3"/>
              <w:rPr>
                <w:ins w:id="67" w:author="HYPERPC" w:date="2026-09-29T14:00:00Z"/>
                <w:lang w:val="en-US"/>
                <w:rPrChange w:id="68" w:author="HYPERPC" w:date="2026-09-29T14:01:00Z">
                  <w:rPr>
                    <w:ins w:id="69" w:author="HYPERPC" w:date="2026-09-29T14:00:00Z"/>
                  </w:rPr>
                </w:rPrChange>
              </w:rPr>
            </w:pPr>
            <w:ins w:id="70" w:author="HYPERPC" w:date="2026-09-29T14:01:00Z">
              <w:r>
                <w:rPr>
                  <w:lang w:val="en-US"/>
                </w:rPr>
                <w:t xml:space="preserve">A </w:t>
              </w:r>
              <w:r>
                <w:t>И</w:t>
              </w:r>
              <w:r>
                <w:rPr>
                  <w:lang w:val="en-US"/>
                </w:rPr>
                <w:t xml:space="preserve"> B</w:t>
              </w:r>
            </w:ins>
          </w:p>
        </w:tc>
        <w:tc>
          <w:tcPr>
            <w:tcW w:w="1558" w:type="dxa"/>
          </w:tcPr>
          <w:p w14:paraId="7CBF06E5" w14:textId="6110518C" w:rsidR="00745C7D" w:rsidRDefault="00745C7D" w:rsidP="005E5381">
            <w:pPr>
              <w:pStyle w:val="a3"/>
              <w:rPr>
                <w:ins w:id="71" w:author="HYPERPC" w:date="2026-09-29T14:00:00Z"/>
              </w:rPr>
            </w:pPr>
            <w:ins w:id="72" w:author="HYPERPC" w:date="2026-09-29T14:01:00Z">
              <w:r>
                <w:t>-С</w:t>
              </w:r>
            </w:ins>
          </w:p>
        </w:tc>
        <w:tc>
          <w:tcPr>
            <w:tcW w:w="1558" w:type="dxa"/>
          </w:tcPr>
          <w:p w14:paraId="477884A3" w14:textId="360C9753" w:rsidR="00745C7D" w:rsidRPr="00745C7D" w:rsidRDefault="00745C7D" w:rsidP="005E5381">
            <w:pPr>
              <w:pStyle w:val="a3"/>
              <w:rPr>
                <w:ins w:id="73" w:author="HYPERPC" w:date="2026-09-29T14:00:00Z"/>
                <w:lang w:val="en-US"/>
                <w:rPrChange w:id="74" w:author="HYPERPC" w:date="2026-09-29T14:01:00Z">
                  <w:rPr>
                    <w:ins w:id="75" w:author="HYPERPC" w:date="2026-09-29T14:00:00Z"/>
                  </w:rPr>
                </w:rPrChange>
              </w:rPr>
            </w:pPr>
            <w:ins w:id="76" w:author="HYPERPC" w:date="2026-09-29T14:01:00Z">
              <w:r>
                <w:rPr>
                  <w:lang w:val="en-US"/>
                </w:rPr>
                <w:t>F</w:t>
              </w:r>
            </w:ins>
          </w:p>
        </w:tc>
      </w:tr>
      <w:tr w:rsidR="00745C7D" w14:paraId="0C7C3E20" w14:textId="77777777" w:rsidTr="00745C7D">
        <w:trPr>
          <w:ins w:id="77" w:author="HYPERPC" w:date="2026-09-29T14:00:00Z"/>
        </w:trPr>
        <w:tc>
          <w:tcPr>
            <w:tcW w:w="1557" w:type="dxa"/>
          </w:tcPr>
          <w:p w14:paraId="161CF865" w14:textId="1C1614BC" w:rsidR="00745C7D" w:rsidRPr="00745C7D" w:rsidRDefault="00745C7D" w:rsidP="005E5381">
            <w:pPr>
              <w:pStyle w:val="a3"/>
              <w:rPr>
                <w:ins w:id="78" w:author="HYPERPC" w:date="2026-09-29T14:00:00Z"/>
                <w:lang w:val="en-US"/>
                <w:rPrChange w:id="79" w:author="HYPERPC" w:date="2026-09-29T14:01:00Z">
                  <w:rPr>
                    <w:ins w:id="80" w:author="HYPERPC" w:date="2026-09-29T14:00:00Z"/>
                  </w:rPr>
                </w:rPrChange>
              </w:rPr>
            </w:pPr>
            <w:ins w:id="81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7071F8A8" w14:textId="16263203" w:rsidR="00745C7D" w:rsidRPr="00745C7D" w:rsidRDefault="00745C7D" w:rsidP="005E5381">
            <w:pPr>
              <w:pStyle w:val="a3"/>
              <w:rPr>
                <w:ins w:id="82" w:author="HYPERPC" w:date="2026-09-29T14:00:00Z"/>
                <w:lang w:val="en-US"/>
                <w:rPrChange w:id="83" w:author="HYPERPC" w:date="2026-09-29T14:01:00Z">
                  <w:rPr>
                    <w:ins w:id="84" w:author="HYPERPC" w:date="2026-09-29T14:00:00Z"/>
                  </w:rPr>
                </w:rPrChange>
              </w:rPr>
            </w:pPr>
            <w:ins w:id="85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5F5D2730" w14:textId="52595C07" w:rsidR="00745C7D" w:rsidRPr="00745C7D" w:rsidRDefault="00745C7D" w:rsidP="005E5381">
            <w:pPr>
              <w:pStyle w:val="a3"/>
              <w:rPr>
                <w:ins w:id="86" w:author="HYPERPC" w:date="2026-09-29T14:00:00Z"/>
                <w:lang w:val="en-US"/>
                <w:rPrChange w:id="87" w:author="HYPERPC" w:date="2026-09-29T14:01:00Z">
                  <w:rPr>
                    <w:ins w:id="88" w:author="HYPERPC" w:date="2026-09-29T14:00:00Z"/>
                  </w:rPr>
                </w:rPrChange>
              </w:rPr>
            </w:pPr>
            <w:ins w:id="89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13B5347B" w14:textId="492C688F" w:rsidR="00745C7D" w:rsidRPr="00745C7D" w:rsidRDefault="00745C7D" w:rsidP="005E5381">
            <w:pPr>
              <w:pStyle w:val="a3"/>
              <w:rPr>
                <w:ins w:id="90" w:author="HYPERPC" w:date="2026-09-29T14:00:00Z"/>
                <w:lang w:val="en-US"/>
                <w:rPrChange w:id="91" w:author="HYPERPC" w:date="2026-09-29T14:01:00Z">
                  <w:rPr>
                    <w:ins w:id="92" w:author="HYPERPC" w:date="2026-09-29T14:00:00Z"/>
                  </w:rPr>
                </w:rPrChange>
              </w:rPr>
            </w:pPr>
            <w:ins w:id="93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29AB1692" w14:textId="69DB0917" w:rsidR="00745C7D" w:rsidRPr="00093E0C" w:rsidRDefault="00093E0C" w:rsidP="005E5381">
            <w:pPr>
              <w:pStyle w:val="a3"/>
              <w:rPr>
                <w:ins w:id="94" w:author="HYPERPC" w:date="2026-09-29T14:00:00Z"/>
                <w:lang w:val="en-US"/>
                <w:rPrChange w:id="95" w:author="HYPERPC" w:date="2026-09-29T14:02:00Z">
                  <w:rPr>
                    <w:ins w:id="96" w:author="HYPERPC" w:date="2026-09-29T14:00:00Z"/>
                  </w:rPr>
                </w:rPrChange>
              </w:rPr>
            </w:pPr>
            <w:ins w:id="97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238DA83F" w14:textId="00A0B5D4" w:rsidR="00745C7D" w:rsidRPr="00093E0C" w:rsidRDefault="00093E0C" w:rsidP="005E5381">
            <w:pPr>
              <w:pStyle w:val="a3"/>
              <w:rPr>
                <w:ins w:id="98" w:author="HYPERPC" w:date="2026-09-29T14:00:00Z"/>
                <w:lang w:val="en-US"/>
                <w:rPrChange w:id="99" w:author="HYPERPC" w:date="2026-09-29T14:03:00Z">
                  <w:rPr>
                    <w:ins w:id="100" w:author="HYPERPC" w:date="2026-09-29T14:00:00Z"/>
                  </w:rPr>
                </w:rPrChange>
              </w:rPr>
            </w:pPr>
            <w:ins w:id="101" w:author="HYPERPC" w:date="2026-09-29T14:03:00Z">
              <w:r>
                <w:rPr>
                  <w:lang w:val="en-US"/>
                </w:rPr>
                <w:t>1</w:t>
              </w:r>
            </w:ins>
          </w:p>
        </w:tc>
      </w:tr>
      <w:tr w:rsidR="00745C7D" w14:paraId="42D39ACF" w14:textId="77777777" w:rsidTr="00745C7D">
        <w:trPr>
          <w:ins w:id="102" w:author="HYPERPC" w:date="2026-09-29T14:00:00Z"/>
        </w:trPr>
        <w:tc>
          <w:tcPr>
            <w:tcW w:w="1557" w:type="dxa"/>
          </w:tcPr>
          <w:p w14:paraId="1567FECF" w14:textId="47B424FE" w:rsidR="00745C7D" w:rsidRPr="00745C7D" w:rsidRDefault="00745C7D" w:rsidP="005E5381">
            <w:pPr>
              <w:pStyle w:val="a3"/>
              <w:rPr>
                <w:ins w:id="103" w:author="HYPERPC" w:date="2026-09-29T14:00:00Z"/>
                <w:lang w:val="en-US"/>
                <w:rPrChange w:id="104" w:author="HYPERPC" w:date="2026-09-29T14:01:00Z">
                  <w:rPr>
                    <w:ins w:id="105" w:author="HYPERPC" w:date="2026-09-29T14:00:00Z"/>
                  </w:rPr>
                </w:rPrChange>
              </w:rPr>
            </w:pPr>
            <w:ins w:id="106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51A712FB" w14:textId="64FC0574" w:rsidR="00745C7D" w:rsidRPr="00745C7D" w:rsidRDefault="00745C7D" w:rsidP="005E5381">
            <w:pPr>
              <w:pStyle w:val="a3"/>
              <w:rPr>
                <w:ins w:id="107" w:author="HYPERPC" w:date="2026-09-29T14:00:00Z"/>
                <w:lang w:val="en-US"/>
                <w:rPrChange w:id="108" w:author="HYPERPC" w:date="2026-09-29T14:01:00Z">
                  <w:rPr>
                    <w:ins w:id="109" w:author="HYPERPC" w:date="2026-09-29T14:00:00Z"/>
                  </w:rPr>
                </w:rPrChange>
              </w:rPr>
            </w:pPr>
            <w:ins w:id="110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1190017A" w14:textId="08FEE18A" w:rsidR="00745C7D" w:rsidRPr="00745C7D" w:rsidRDefault="00745C7D" w:rsidP="005E5381">
            <w:pPr>
              <w:pStyle w:val="a3"/>
              <w:rPr>
                <w:ins w:id="111" w:author="HYPERPC" w:date="2026-09-29T14:00:00Z"/>
                <w:lang w:val="en-US"/>
                <w:rPrChange w:id="112" w:author="HYPERPC" w:date="2026-09-29T14:02:00Z">
                  <w:rPr>
                    <w:ins w:id="113" w:author="HYPERPC" w:date="2026-09-29T14:00:00Z"/>
                  </w:rPr>
                </w:rPrChange>
              </w:rPr>
            </w:pPr>
            <w:ins w:id="114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5C955413" w14:textId="78979278" w:rsidR="00745C7D" w:rsidRPr="00093E0C" w:rsidRDefault="00093E0C" w:rsidP="005E5381">
            <w:pPr>
              <w:pStyle w:val="a3"/>
              <w:rPr>
                <w:ins w:id="115" w:author="HYPERPC" w:date="2026-09-29T14:00:00Z"/>
                <w:lang w:val="en-US"/>
                <w:rPrChange w:id="116" w:author="HYPERPC" w:date="2026-09-29T14:02:00Z">
                  <w:rPr>
                    <w:ins w:id="117" w:author="HYPERPC" w:date="2026-09-29T14:00:00Z"/>
                  </w:rPr>
                </w:rPrChange>
              </w:rPr>
            </w:pPr>
            <w:ins w:id="118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67C743ED" w14:textId="12F8AF2B" w:rsidR="00745C7D" w:rsidRPr="00093E0C" w:rsidRDefault="00093E0C" w:rsidP="005E5381">
            <w:pPr>
              <w:pStyle w:val="a3"/>
              <w:rPr>
                <w:ins w:id="119" w:author="HYPERPC" w:date="2026-09-29T14:00:00Z"/>
                <w:lang w:val="en-US"/>
                <w:rPrChange w:id="120" w:author="HYPERPC" w:date="2026-09-29T14:02:00Z">
                  <w:rPr>
                    <w:ins w:id="121" w:author="HYPERPC" w:date="2026-09-29T14:00:00Z"/>
                  </w:rPr>
                </w:rPrChange>
              </w:rPr>
            </w:pPr>
            <w:ins w:id="122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6285D1EF" w14:textId="2A6C87F7" w:rsidR="00745C7D" w:rsidRPr="00093E0C" w:rsidRDefault="00093E0C" w:rsidP="005E5381">
            <w:pPr>
              <w:pStyle w:val="a3"/>
              <w:rPr>
                <w:ins w:id="123" w:author="HYPERPC" w:date="2026-09-29T14:00:00Z"/>
                <w:lang w:val="en-US"/>
                <w:rPrChange w:id="124" w:author="HYPERPC" w:date="2026-09-29T14:03:00Z">
                  <w:rPr>
                    <w:ins w:id="125" w:author="HYPERPC" w:date="2026-09-29T14:00:00Z"/>
                  </w:rPr>
                </w:rPrChange>
              </w:rPr>
            </w:pPr>
            <w:ins w:id="126" w:author="HYPERPC" w:date="2026-09-29T14:03:00Z">
              <w:r>
                <w:rPr>
                  <w:lang w:val="en-US"/>
                </w:rPr>
                <w:t>0</w:t>
              </w:r>
            </w:ins>
          </w:p>
        </w:tc>
      </w:tr>
      <w:tr w:rsidR="00745C7D" w14:paraId="6EF1DD02" w14:textId="77777777" w:rsidTr="00745C7D">
        <w:trPr>
          <w:ins w:id="127" w:author="HYPERPC" w:date="2026-09-29T14:00:00Z"/>
        </w:trPr>
        <w:tc>
          <w:tcPr>
            <w:tcW w:w="1557" w:type="dxa"/>
          </w:tcPr>
          <w:p w14:paraId="4AE6E0FF" w14:textId="336A2389" w:rsidR="00745C7D" w:rsidRPr="00745C7D" w:rsidRDefault="00745C7D" w:rsidP="005E5381">
            <w:pPr>
              <w:pStyle w:val="a3"/>
              <w:rPr>
                <w:ins w:id="128" w:author="HYPERPC" w:date="2026-09-29T14:00:00Z"/>
                <w:lang w:val="en-US"/>
                <w:rPrChange w:id="129" w:author="HYPERPC" w:date="2026-09-29T14:01:00Z">
                  <w:rPr>
                    <w:ins w:id="130" w:author="HYPERPC" w:date="2026-09-29T14:00:00Z"/>
                  </w:rPr>
                </w:rPrChange>
              </w:rPr>
            </w:pPr>
            <w:ins w:id="131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165282C3" w14:textId="351F1EAF" w:rsidR="00745C7D" w:rsidRPr="00745C7D" w:rsidRDefault="00745C7D" w:rsidP="005E5381">
            <w:pPr>
              <w:pStyle w:val="a3"/>
              <w:rPr>
                <w:ins w:id="132" w:author="HYPERPC" w:date="2026-09-29T14:00:00Z"/>
                <w:lang w:val="en-US"/>
                <w:rPrChange w:id="133" w:author="HYPERPC" w:date="2026-09-29T14:02:00Z">
                  <w:rPr>
                    <w:ins w:id="134" w:author="HYPERPC" w:date="2026-09-29T14:00:00Z"/>
                  </w:rPr>
                </w:rPrChange>
              </w:rPr>
            </w:pPr>
            <w:ins w:id="135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766F2A6F" w14:textId="09E203EF" w:rsidR="00745C7D" w:rsidRPr="00745C7D" w:rsidRDefault="00745C7D" w:rsidP="005E5381">
            <w:pPr>
              <w:pStyle w:val="a3"/>
              <w:rPr>
                <w:ins w:id="136" w:author="HYPERPC" w:date="2026-09-29T14:00:00Z"/>
                <w:lang w:val="en-US"/>
                <w:rPrChange w:id="137" w:author="HYPERPC" w:date="2026-09-29T14:01:00Z">
                  <w:rPr>
                    <w:ins w:id="138" w:author="HYPERPC" w:date="2026-09-29T14:00:00Z"/>
                  </w:rPr>
                </w:rPrChange>
              </w:rPr>
            </w:pPr>
            <w:ins w:id="139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21BBDBFD" w14:textId="17998BDE" w:rsidR="00745C7D" w:rsidRPr="00093E0C" w:rsidRDefault="00093E0C" w:rsidP="005E5381">
            <w:pPr>
              <w:pStyle w:val="a3"/>
              <w:rPr>
                <w:ins w:id="140" w:author="HYPERPC" w:date="2026-09-29T14:00:00Z"/>
                <w:lang w:val="en-US"/>
                <w:rPrChange w:id="141" w:author="HYPERPC" w:date="2026-09-29T14:02:00Z">
                  <w:rPr>
                    <w:ins w:id="142" w:author="HYPERPC" w:date="2026-09-29T14:00:00Z"/>
                  </w:rPr>
                </w:rPrChange>
              </w:rPr>
            </w:pPr>
            <w:ins w:id="143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3EF32F89" w14:textId="6964C91A" w:rsidR="00745C7D" w:rsidRPr="00093E0C" w:rsidRDefault="00093E0C" w:rsidP="005E5381">
            <w:pPr>
              <w:pStyle w:val="a3"/>
              <w:rPr>
                <w:ins w:id="144" w:author="HYPERPC" w:date="2026-09-29T14:00:00Z"/>
                <w:lang w:val="en-US"/>
                <w:rPrChange w:id="145" w:author="HYPERPC" w:date="2026-09-29T14:02:00Z">
                  <w:rPr>
                    <w:ins w:id="146" w:author="HYPERPC" w:date="2026-09-29T14:00:00Z"/>
                  </w:rPr>
                </w:rPrChange>
              </w:rPr>
            </w:pPr>
            <w:ins w:id="147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12735E35" w14:textId="20A8E62D" w:rsidR="00745C7D" w:rsidRPr="00093E0C" w:rsidRDefault="00093E0C" w:rsidP="005E5381">
            <w:pPr>
              <w:pStyle w:val="a3"/>
              <w:rPr>
                <w:ins w:id="148" w:author="HYPERPC" w:date="2026-09-29T14:00:00Z"/>
                <w:lang w:val="en-US"/>
                <w:rPrChange w:id="149" w:author="HYPERPC" w:date="2026-09-29T14:03:00Z">
                  <w:rPr>
                    <w:ins w:id="150" w:author="HYPERPC" w:date="2026-09-29T14:00:00Z"/>
                  </w:rPr>
                </w:rPrChange>
              </w:rPr>
            </w:pPr>
            <w:ins w:id="151" w:author="HYPERPC" w:date="2026-09-29T14:03:00Z">
              <w:r>
                <w:rPr>
                  <w:lang w:val="en-US"/>
                </w:rPr>
                <w:t>1</w:t>
              </w:r>
            </w:ins>
          </w:p>
        </w:tc>
      </w:tr>
      <w:tr w:rsidR="00745C7D" w14:paraId="042B7B48" w14:textId="77777777" w:rsidTr="00745C7D">
        <w:trPr>
          <w:ins w:id="152" w:author="HYPERPC" w:date="2026-09-29T14:00:00Z"/>
        </w:trPr>
        <w:tc>
          <w:tcPr>
            <w:tcW w:w="1557" w:type="dxa"/>
          </w:tcPr>
          <w:p w14:paraId="4FB89A0D" w14:textId="3EBD8E0A" w:rsidR="00745C7D" w:rsidRPr="00745C7D" w:rsidRDefault="00745C7D" w:rsidP="005E5381">
            <w:pPr>
              <w:pStyle w:val="a3"/>
              <w:rPr>
                <w:ins w:id="153" w:author="HYPERPC" w:date="2026-09-29T14:00:00Z"/>
                <w:lang w:val="en-US"/>
                <w:rPrChange w:id="154" w:author="HYPERPC" w:date="2026-09-29T14:01:00Z">
                  <w:rPr>
                    <w:ins w:id="155" w:author="HYPERPC" w:date="2026-09-29T14:00:00Z"/>
                  </w:rPr>
                </w:rPrChange>
              </w:rPr>
            </w:pPr>
            <w:ins w:id="156" w:author="HYPERPC" w:date="2026-09-29T14:01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77FAB62B" w14:textId="05E8F838" w:rsidR="00745C7D" w:rsidRPr="00745C7D" w:rsidRDefault="00745C7D" w:rsidP="005E5381">
            <w:pPr>
              <w:pStyle w:val="a3"/>
              <w:rPr>
                <w:ins w:id="157" w:author="HYPERPC" w:date="2026-09-29T14:00:00Z"/>
                <w:lang w:val="en-US"/>
                <w:rPrChange w:id="158" w:author="HYPERPC" w:date="2026-09-29T14:02:00Z">
                  <w:rPr>
                    <w:ins w:id="159" w:author="HYPERPC" w:date="2026-09-29T14:00:00Z"/>
                  </w:rPr>
                </w:rPrChange>
              </w:rPr>
            </w:pPr>
            <w:ins w:id="160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682B7A77" w14:textId="55872B3F" w:rsidR="00745C7D" w:rsidRPr="00745C7D" w:rsidRDefault="00745C7D" w:rsidP="005E5381">
            <w:pPr>
              <w:pStyle w:val="a3"/>
              <w:rPr>
                <w:ins w:id="161" w:author="HYPERPC" w:date="2026-09-29T14:00:00Z"/>
                <w:lang w:val="en-US"/>
                <w:rPrChange w:id="162" w:author="HYPERPC" w:date="2026-09-29T14:02:00Z">
                  <w:rPr>
                    <w:ins w:id="163" w:author="HYPERPC" w:date="2026-09-29T14:00:00Z"/>
                  </w:rPr>
                </w:rPrChange>
              </w:rPr>
            </w:pPr>
            <w:ins w:id="164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67062854" w14:textId="2D43A83A" w:rsidR="00745C7D" w:rsidRPr="00093E0C" w:rsidRDefault="00093E0C" w:rsidP="005E5381">
            <w:pPr>
              <w:pStyle w:val="a3"/>
              <w:rPr>
                <w:ins w:id="165" w:author="HYPERPC" w:date="2026-09-29T14:00:00Z"/>
                <w:lang w:val="en-US"/>
                <w:rPrChange w:id="166" w:author="HYPERPC" w:date="2026-09-29T14:02:00Z">
                  <w:rPr>
                    <w:ins w:id="167" w:author="HYPERPC" w:date="2026-09-29T14:00:00Z"/>
                  </w:rPr>
                </w:rPrChange>
              </w:rPr>
            </w:pPr>
            <w:ins w:id="168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72461D71" w14:textId="5A83EB65" w:rsidR="00745C7D" w:rsidRPr="00093E0C" w:rsidRDefault="00093E0C" w:rsidP="005E5381">
            <w:pPr>
              <w:pStyle w:val="a3"/>
              <w:rPr>
                <w:ins w:id="169" w:author="HYPERPC" w:date="2026-09-29T14:00:00Z"/>
                <w:lang w:val="en-US"/>
                <w:rPrChange w:id="170" w:author="HYPERPC" w:date="2026-09-29T14:02:00Z">
                  <w:rPr>
                    <w:ins w:id="171" w:author="HYPERPC" w:date="2026-09-29T14:00:00Z"/>
                  </w:rPr>
                </w:rPrChange>
              </w:rPr>
            </w:pPr>
            <w:ins w:id="172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06E46CB8" w14:textId="0A92FEDA" w:rsidR="00745C7D" w:rsidRPr="00093E0C" w:rsidRDefault="00093E0C" w:rsidP="005E5381">
            <w:pPr>
              <w:pStyle w:val="a3"/>
              <w:rPr>
                <w:ins w:id="173" w:author="HYPERPC" w:date="2026-09-29T14:00:00Z"/>
                <w:lang w:val="en-US"/>
                <w:rPrChange w:id="174" w:author="HYPERPC" w:date="2026-09-29T14:03:00Z">
                  <w:rPr>
                    <w:ins w:id="175" w:author="HYPERPC" w:date="2026-09-29T14:00:00Z"/>
                  </w:rPr>
                </w:rPrChange>
              </w:rPr>
            </w:pPr>
            <w:ins w:id="176" w:author="HYPERPC" w:date="2026-09-29T14:03:00Z">
              <w:r>
                <w:rPr>
                  <w:lang w:val="en-US"/>
                </w:rPr>
                <w:t>0</w:t>
              </w:r>
            </w:ins>
          </w:p>
        </w:tc>
      </w:tr>
      <w:tr w:rsidR="00745C7D" w14:paraId="483E1740" w14:textId="77777777" w:rsidTr="00745C7D">
        <w:trPr>
          <w:ins w:id="177" w:author="HYPERPC" w:date="2026-09-29T14:00:00Z"/>
        </w:trPr>
        <w:tc>
          <w:tcPr>
            <w:tcW w:w="1557" w:type="dxa"/>
          </w:tcPr>
          <w:p w14:paraId="1325219F" w14:textId="3D9304DA" w:rsidR="00745C7D" w:rsidRPr="00745C7D" w:rsidRDefault="00745C7D" w:rsidP="005E5381">
            <w:pPr>
              <w:pStyle w:val="a3"/>
              <w:rPr>
                <w:ins w:id="178" w:author="HYPERPC" w:date="2026-09-29T14:00:00Z"/>
                <w:lang w:val="en-US"/>
                <w:rPrChange w:id="179" w:author="HYPERPC" w:date="2026-09-29T14:02:00Z">
                  <w:rPr>
                    <w:ins w:id="180" w:author="HYPERPC" w:date="2026-09-29T14:00:00Z"/>
                  </w:rPr>
                </w:rPrChange>
              </w:rPr>
            </w:pPr>
            <w:ins w:id="181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1287878A" w14:textId="4C2DE76D" w:rsidR="00745C7D" w:rsidRPr="00745C7D" w:rsidRDefault="00745C7D" w:rsidP="005E5381">
            <w:pPr>
              <w:pStyle w:val="a3"/>
              <w:rPr>
                <w:ins w:id="182" w:author="HYPERPC" w:date="2026-09-29T14:00:00Z"/>
                <w:lang w:val="en-US"/>
                <w:rPrChange w:id="183" w:author="HYPERPC" w:date="2026-09-29T14:02:00Z">
                  <w:rPr>
                    <w:ins w:id="184" w:author="HYPERPC" w:date="2026-09-29T14:00:00Z"/>
                  </w:rPr>
                </w:rPrChange>
              </w:rPr>
            </w:pPr>
            <w:ins w:id="185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74676424" w14:textId="18141E56" w:rsidR="00745C7D" w:rsidRPr="00745C7D" w:rsidRDefault="00745C7D" w:rsidP="005E5381">
            <w:pPr>
              <w:pStyle w:val="a3"/>
              <w:rPr>
                <w:ins w:id="186" w:author="HYPERPC" w:date="2026-09-29T14:00:00Z"/>
                <w:lang w:val="en-US"/>
                <w:rPrChange w:id="187" w:author="HYPERPC" w:date="2026-09-29T14:02:00Z">
                  <w:rPr>
                    <w:ins w:id="188" w:author="HYPERPC" w:date="2026-09-29T14:00:00Z"/>
                  </w:rPr>
                </w:rPrChange>
              </w:rPr>
            </w:pPr>
            <w:ins w:id="189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3D799CF5" w14:textId="4C1719C0" w:rsidR="00745C7D" w:rsidRPr="00093E0C" w:rsidRDefault="00093E0C" w:rsidP="005E5381">
            <w:pPr>
              <w:pStyle w:val="a3"/>
              <w:rPr>
                <w:ins w:id="190" w:author="HYPERPC" w:date="2026-09-29T14:00:00Z"/>
                <w:lang w:val="en-US"/>
                <w:rPrChange w:id="191" w:author="HYPERPC" w:date="2026-09-29T14:02:00Z">
                  <w:rPr>
                    <w:ins w:id="192" w:author="HYPERPC" w:date="2026-09-29T14:00:00Z"/>
                  </w:rPr>
                </w:rPrChange>
              </w:rPr>
            </w:pPr>
            <w:ins w:id="193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7D8741C9" w14:textId="11EA72B0" w:rsidR="00745C7D" w:rsidRPr="00093E0C" w:rsidRDefault="00093E0C" w:rsidP="005E5381">
            <w:pPr>
              <w:pStyle w:val="a3"/>
              <w:rPr>
                <w:ins w:id="194" w:author="HYPERPC" w:date="2026-09-29T14:00:00Z"/>
                <w:lang w:val="en-US"/>
                <w:rPrChange w:id="195" w:author="HYPERPC" w:date="2026-09-29T14:02:00Z">
                  <w:rPr>
                    <w:ins w:id="196" w:author="HYPERPC" w:date="2026-09-29T14:00:00Z"/>
                  </w:rPr>
                </w:rPrChange>
              </w:rPr>
            </w:pPr>
            <w:ins w:id="197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48F3B39B" w14:textId="4447B501" w:rsidR="00745C7D" w:rsidRPr="00093E0C" w:rsidRDefault="00093E0C" w:rsidP="005E5381">
            <w:pPr>
              <w:pStyle w:val="a3"/>
              <w:rPr>
                <w:ins w:id="198" w:author="HYPERPC" w:date="2026-09-29T14:00:00Z"/>
                <w:lang w:val="en-US"/>
                <w:rPrChange w:id="199" w:author="HYPERPC" w:date="2026-09-29T14:03:00Z">
                  <w:rPr>
                    <w:ins w:id="200" w:author="HYPERPC" w:date="2026-09-29T14:00:00Z"/>
                  </w:rPr>
                </w:rPrChange>
              </w:rPr>
            </w:pPr>
            <w:ins w:id="201" w:author="HYPERPC" w:date="2026-09-29T14:03:00Z">
              <w:r>
                <w:rPr>
                  <w:lang w:val="en-US"/>
                </w:rPr>
                <w:t>1</w:t>
              </w:r>
            </w:ins>
          </w:p>
        </w:tc>
      </w:tr>
      <w:tr w:rsidR="00745C7D" w14:paraId="19AAFDF5" w14:textId="77777777" w:rsidTr="00745C7D">
        <w:trPr>
          <w:ins w:id="202" w:author="HYPERPC" w:date="2026-09-29T14:00:00Z"/>
        </w:trPr>
        <w:tc>
          <w:tcPr>
            <w:tcW w:w="1557" w:type="dxa"/>
          </w:tcPr>
          <w:p w14:paraId="110ED934" w14:textId="084845D5" w:rsidR="00745C7D" w:rsidRPr="00093E0C" w:rsidRDefault="00093E0C" w:rsidP="005E5381">
            <w:pPr>
              <w:pStyle w:val="a3"/>
              <w:rPr>
                <w:ins w:id="203" w:author="HYPERPC" w:date="2026-09-29T14:00:00Z"/>
                <w:lang w:val="en-US"/>
                <w:rPrChange w:id="204" w:author="HYPERPC" w:date="2026-09-29T14:02:00Z">
                  <w:rPr>
                    <w:ins w:id="205" w:author="HYPERPC" w:date="2026-09-29T14:00:00Z"/>
                  </w:rPr>
                </w:rPrChange>
              </w:rPr>
            </w:pPr>
            <w:ins w:id="206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01AF6966" w14:textId="6EEE0898" w:rsidR="00745C7D" w:rsidRPr="00093E0C" w:rsidRDefault="00093E0C" w:rsidP="005E5381">
            <w:pPr>
              <w:pStyle w:val="a3"/>
              <w:rPr>
                <w:ins w:id="207" w:author="HYPERPC" w:date="2026-09-29T14:00:00Z"/>
                <w:lang w:val="en-US"/>
                <w:rPrChange w:id="208" w:author="HYPERPC" w:date="2026-09-29T14:02:00Z">
                  <w:rPr>
                    <w:ins w:id="209" w:author="HYPERPC" w:date="2026-09-29T14:00:00Z"/>
                  </w:rPr>
                </w:rPrChange>
              </w:rPr>
            </w:pPr>
            <w:ins w:id="210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7" w:type="dxa"/>
          </w:tcPr>
          <w:p w14:paraId="416B28CC" w14:textId="57ABA537" w:rsidR="00745C7D" w:rsidRPr="00093E0C" w:rsidRDefault="00093E0C" w:rsidP="005E5381">
            <w:pPr>
              <w:pStyle w:val="a3"/>
              <w:rPr>
                <w:ins w:id="211" w:author="HYPERPC" w:date="2026-09-29T14:00:00Z"/>
                <w:lang w:val="en-US"/>
                <w:rPrChange w:id="212" w:author="HYPERPC" w:date="2026-09-29T14:02:00Z">
                  <w:rPr>
                    <w:ins w:id="213" w:author="HYPERPC" w:date="2026-09-29T14:00:00Z"/>
                  </w:rPr>
                </w:rPrChange>
              </w:rPr>
            </w:pPr>
            <w:ins w:id="214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47090389" w14:textId="4D979AB6" w:rsidR="00745C7D" w:rsidRPr="00093E0C" w:rsidRDefault="00093E0C" w:rsidP="005E5381">
            <w:pPr>
              <w:pStyle w:val="a3"/>
              <w:rPr>
                <w:ins w:id="215" w:author="HYPERPC" w:date="2026-09-29T14:00:00Z"/>
                <w:lang w:val="en-US"/>
                <w:rPrChange w:id="216" w:author="HYPERPC" w:date="2026-09-29T14:02:00Z">
                  <w:rPr>
                    <w:ins w:id="217" w:author="HYPERPC" w:date="2026-09-29T14:00:00Z"/>
                  </w:rPr>
                </w:rPrChange>
              </w:rPr>
            </w:pPr>
            <w:ins w:id="218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3FD97F0D" w14:textId="6A3E7A1D" w:rsidR="00745C7D" w:rsidRPr="00093E0C" w:rsidRDefault="00093E0C" w:rsidP="005E5381">
            <w:pPr>
              <w:pStyle w:val="a3"/>
              <w:rPr>
                <w:ins w:id="219" w:author="HYPERPC" w:date="2026-09-29T14:00:00Z"/>
                <w:lang w:val="en-US"/>
                <w:rPrChange w:id="220" w:author="HYPERPC" w:date="2026-09-29T14:03:00Z">
                  <w:rPr>
                    <w:ins w:id="221" w:author="HYPERPC" w:date="2026-09-29T14:00:00Z"/>
                  </w:rPr>
                </w:rPrChange>
              </w:rPr>
            </w:pPr>
            <w:ins w:id="222" w:author="HYPERPC" w:date="2026-09-29T14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15EBFF39" w14:textId="0DF7CFF7" w:rsidR="00745C7D" w:rsidRPr="00093E0C" w:rsidRDefault="00093E0C" w:rsidP="005E5381">
            <w:pPr>
              <w:pStyle w:val="a3"/>
              <w:rPr>
                <w:ins w:id="223" w:author="HYPERPC" w:date="2026-09-29T14:00:00Z"/>
                <w:lang w:val="en-US"/>
                <w:rPrChange w:id="224" w:author="HYPERPC" w:date="2026-09-29T14:03:00Z">
                  <w:rPr>
                    <w:ins w:id="225" w:author="HYPERPC" w:date="2026-09-29T14:00:00Z"/>
                  </w:rPr>
                </w:rPrChange>
              </w:rPr>
            </w:pPr>
            <w:ins w:id="226" w:author="HYPERPC" w:date="2026-09-29T14:03:00Z">
              <w:r>
                <w:rPr>
                  <w:lang w:val="en-US"/>
                </w:rPr>
                <w:t>0</w:t>
              </w:r>
            </w:ins>
          </w:p>
        </w:tc>
      </w:tr>
      <w:tr w:rsidR="00745C7D" w14:paraId="667B4979" w14:textId="77777777" w:rsidTr="00745C7D">
        <w:trPr>
          <w:ins w:id="227" w:author="HYPERPC" w:date="2026-09-29T14:00:00Z"/>
        </w:trPr>
        <w:tc>
          <w:tcPr>
            <w:tcW w:w="1557" w:type="dxa"/>
          </w:tcPr>
          <w:p w14:paraId="4FDD6816" w14:textId="3CCC9259" w:rsidR="00745C7D" w:rsidRPr="00093E0C" w:rsidRDefault="00093E0C" w:rsidP="005E5381">
            <w:pPr>
              <w:pStyle w:val="a3"/>
              <w:rPr>
                <w:ins w:id="228" w:author="HYPERPC" w:date="2026-09-29T14:00:00Z"/>
                <w:lang w:val="en-US"/>
                <w:rPrChange w:id="229" w:author="HYPERPC" w:date="2026-09-29T14:02:00Z">
                  <w:rPr>
                    <w:ins w:id="230" w:author="HYPERPC" w:date="2026-09-29T14:00:00Z"/>
                  </w:rPr>
                </w:rPrChange>
              </w:rPr>
            </w:pPr>
            <w:ins w:id="231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7BEEE3CA" w14:textId="0F17462A" w:rsidR="00745C7D" w:rsidRPr="00093E0C" w:rsidRDefault="00093E0C" w:rsidP="005E5381">
            <w:pPr>
              <w:pStyle w:val="a3"/>
              <w:rPr>
                <w:ins w:id="232" w:author="HYPERPC" w:date="2026-09-29T14:00:00Z"/>
                <w:lang w:val="en-US"/>
                <w:rPrChange w:id="233" w:author="HYPERPC" w:date="2026-09-29T14:02:00Z">
                  <w:rPr>
                    <w:ins w:id="234" w:author="HYPERPC" w:date="2026-09-29T14:00:00Z"/>
                  </w:rPr>
                </w:rPrChange>
              </w:rPr>
            </w:pPr>
            <w:ins w:id="235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16A5A762" w14:textId="0AEB66F8" w:rsidR="00745C7D" w:rsidRPr="00093E0C" w:rsidRDefault="00093E0C" w:rsidP="005E5381">
            <w:pPr>
              <w:pStyle w:val="a3"/>
              <w:rPr>
                <w:ins w:id="236" w:author="HYPERPC" w:date="2026-09-29T14:00:00Z"/>
                <w:lang w:val="en-US"/>
                <w:rPrChange w:id="237" w:author="HYPERPC" w:date="2026-09-29T14:02:00Z">
                  <w:rPr>
                    <w:ins w:id="238" w:author="HYPERPC" w:date="2026-09-29T14:00:00Z"/>
                  </w:rPr>
                </w:rPrChange>
              </w:rPr>
            </w:pPr>
            <w:ins w:id="239" w:author="HYPERPC" w:date="2026-09-29T14:02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6C131CC3" w14:textId="3A2F8F42" w:rsidR="00745C7D" w:rsidRPr="00093E0C" w:rsidRDefault="00093E0C" w:rsidP="005E5381">
            <w:pPr>
              <w:pStyle w:val="a3"/>
              <w:rPr>
                <w:ins w:id="240" w:author="HYPERPC" w:date="2026-09-29T14:00:00Z"/>
                <w:lang w:val="en-US"/>
                <w:rPrChange w:id="241" w:author="HYPERPC" w:date="2026-09-29T14:02:00Z">
                  <w:rPr>
                    <w:ins w:id="242" w:author="HYPERPC" w:date="2026-09-29T14:00:00Z"/>
                  </w:rPr>
                </w:rPrChange>
              </w:rPr>
            </w:pPr>
            <w:ins w:id="243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34434D97" w14:textId="79DFA2DE" w:rsidR="00745C7D" w:rsidRPr="00093E0C" w:rsidRDefault="00093E0C" w:rsidP="005E5381">
            <w:pPr>
              <w:pStyle w:val="a3"/>
              <w:rPr>
                <w:ins w:id="244" w:author="HYPERPC" w:date="2026-09-29T14:00:00Z"/>
                <w:lang w:val="en-US"/>
                <w:rPrChange w:id="245" w:author="HYPERPC" w:date="2026-09-29T14:03:00Z">
                  <w:rPr>
                    <w:ins w:id="246" w:author="HYPERPC" w:date="2026-09-29T14:00:00Z"/>
                  </w:rPr>
                </w:rPrChange>
              </w:rPr>
            </w:pPr>
            <w:ins w:id="247" w:author="HYPERPC" w:date="2026-09-29T14:03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1504714D" w14:textId="76F20015" w:rsidR="00745C7D" w:rsidRPr="00093E0C" w:rsidRDefault="00093E0C" w:rsidP="005E5381">
            <w:pPr>
              <w:pStyle w:val="a3"/>
              <w:rPr>
                <w:ins w:id="248" w:author="HYPERPC" w:date="2026-09-29T14:00:00Z"/>
                <w:lang w:val="en-US"/>
                <w:rPrChange w:id="249" w:author="HYPERPC" w:date="2026-09-29T14:03:00Z">
                  <w:rPr>
                    <w:ins w:id="250" w:author="HYPERPC" w:date="2026-09-29T14:00:00Z"/>
                  </w:rPr>
                </w:rPrChange>
              </w:rPr>
            </w:pPr>
            <w:ins w:id="251" w:author="HYPERPC" w:date="2026-09-29T14:03:00Z">
              <w:r>
                <w:rPr>
                  <w:lang w:val="en-US"/>
                </w:rPr>
                <w:t>1</w:t>
              </w:r>
            </w:ins>
          </w:p>
        </w:tc>
      </w:tr>
      <w:tr w:rsidR="00745C7D" w14:paraId="45387CCE" w14:textId="77777777" w:rsidTr="00745C7D">
        <w:trPr>
          <w:ins w:id="252" w:author="HYPERPC" w:date="2026-09-29T14:00:00Z"/>
        </w:trPr>
        <w:tc>
          <w:tcPr>
            <w:tcW w:w="1557" w:type="dxa"/>
          </w:tcPr>
          <w:p w14:paraId="22BAFDD7" w14:textId="03D9E3EE" w:rsidR="00745C7D" w:rsidRPr="00093E0C" w:rsidRDefault="00093E0C" w:rsidP="005E5381">
            <w:pPr>
              <w:pStyle w:val="a3"/>
              <w:rPr>
                <w:ins w:id="253" w:author="HYPERPC" w:date="2026-09-29T14:00:00Z"/>
                <w:lang w:val="en-US"/>
                <w:rPrChange w:id="254" w:author="HYPERPC" w:date="2026-09-29T14:02:00Z">
                  <w:rPr>
                    <w:ins w:id="255" w:author="HYPERPC" w:date="2026-09-29T14:00:00Z"/>
                  </w:rPr>
                </w:rPrChange>
              </w:rPr>
            </w:pPr>
            <w:ins w:id="256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7AA8F373" w14:textId="5909DEE7" w:rsidR="00745C7D" w:rsidRPr="00093E0C" w:rsidRDefault="00093E0C" w:rsidP="005E5381">
            <w:pPr>
              <w:pStyle w:val="a3"/>
              <w:rPr>
                <w:ins w:id="257" w:author="HYPERPC" w:date="2026-09-29T14:00:00Z"/>
                <w:lang w:val="en-US"/>
                <w:rPrChange w:id="258" w:author="HYPERPC" w:date="2026-09-29T14:02:00Z">
                  <w:rPr>
                    <w:ins w:id="259" w:author="HYPERPC" w:date="2026-09-29T14:00:00Z"/>
                  </w:rPr>
                </w:rPrChange>
              </w:rPr>
            </w:pPr>
            <w:ins w:id="260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7" w:type="dxa"/>
          </w:tcPr>
          <w:p w14:paraId="3E907485" w14:textId="6AB91BA8" w:rsidR="00745C7D" w:rsidRPr="00093E0C" w:rsidRDefault="00093E0C" w:rsidP="005E5381">
            <w:pPr>
              <w:pStyle w:val="a3"/>
              <w:rPr>
                <w:ins w:id="261" w:author="HYPERPC" w:date="2026-09-29T14:00:00Z"/>
                <w:lang w:val="en-US"/>
                <w:rPrChange w:id="262" w:author="HYPERPC" w:date="2026-09-29T14:02:00Z">
                  <w:rPr>
                    <w:ins w:id="263" w:author="HYPERPC" w:date="2026-09-29T14:00:00Z"/>
                  </w:rPr>
                </w:rPrChange>
              </w:rPr>
            </w:pPr>
            <w:ins w:id="264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46D2E1F7" w14:textId="5A66F0C5" w:rsidR="00745C7D" w:rsidRPr="00093E0C" w:rsidRDefault="00093E0C" w:rsidP="005E5381">
            <w:pPr>
              <w:pStyle w:val="a3"/>
              <w:rPr>
                <w:ins w:id="265" w:author="HYPERPC" w:date="2026-09-29T14:00:00Z"/>
                <w:lang w:val="en-US"/>
                <w:rPrChange w:id="266" w:author="HYPERPC" w:date="2026-09-29T14:02:00Z">
                  <w:rPr>
                    <w:ins w:id="267" w:author="HYPERPC" w:date="2026-09-29T14:00:00Z"/>
                  </w:rPr>
                </w:rPrChange>
              </w:rPr>
            </w:pPr>
            <w:ins w:id="268" w:author="HYPERPC" w:date="2026-09-29T14:02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1558" w:type="dxa"/>
          </w:tcPr>
          <w:p w14:paraId="23339DCB" w14:textId="137813EA" w:rsidR="00745C7D" w:rsidRPr="00093E0C" w:rsidRDefault="00093E0C" w:rsidP="005E5381">
            <w:pPr>
              <w:pStyle w:val="a3"/>
              <w:rPr>
                <w:ins w:id="269" w:author="HYPERPC" w:date="2026-09-29T14:00:00Z"/>
                <w:lang w:val="en-US"/>
                <w:rPrChange w:id="270" w:author="HYPERPC" w:date="2026-09-29T14:03:00Z">
                  <w:rPr>
                    <w:ins w:id="271" w:author="HYPERPC" w:date="2026-09-29T14:00:00Z"/>
                  </w:rPr>
                </w:rPrChange>
              </w:rPr>
            </w:pPr>
            <w:ins w:id="272" w:author="HYPERPC" w:date="2026-09-29T14:03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1558" w:type="dxa"/>
          </w:tcPr>
          <w:p w14:paraId="0E393F27" w14:textId="3CFA1F2A" w:rsidR="00745C7D" w:rsidRPr="00093E0C" w:rsidRDefault="00093E0C" w:rsidP="005E5381">
            <w:pPr>
              <w:pStyle w:val="a3"/>
              <w:rPr>
                <w:ins w:id="273" w:author="HYPERPC" w:date="2026-09-29T14:00:00Z"/>
                <w:lang w:val="en-US"/>
                <w:rPrChange w:id="274" w:author="HYPERPC" w:date="2026-09-29T14:03:00Z">
                  <w:rPr>
                    <w:ins w:id="275" w:author="HYPERPC" w:date="2026-09-29T14:00:00Z"/>
                  </w:rPr>
                </w:rPrChange>
              </w:rPr>
            </w:pPr>
            <w:ins w:id="276" w:author="HYPERPC" w:date="2026-09-29T14:03:00Z">
              <w:r>
                <w:rPr>
                  <w:lang w:val="en-US"/>
                </w:rPr>
                <w:t>1</w:t>
              </w:r>
            </w:ins>
          </w:p>
        </w:tc>
      </w:tr>
    </w:tbl>
    <w:p w14:paraId="228BDD67" w14:textId="77777777" w:rsidR="00745C7D" w:rsidRDefault="00745C7D" w:rsidP="005E5381">
      <w:pPr>
        <w:pStyle w:val="a3"/>
        <w:rPr>
          <w:ins w:id="277" w:author="HYPERPC" w:date="2026-09-29T14:00:00Z"/>
        </w:rPr>
      </w:pPr>
    </w:p>
    <w:p w14:paraId="70A07195" w14:textId="77777777" w:rsidR="00093E0C" w:rsidRDefault="005E5381" w:rsidP="005E5381">
      <w:pPr>
        <w:pStyle w:val="a3"/>
        <w:rPr>
          <w:ins w:id="278" w:author="HYPERPC" w:date="2026-09-29T14:03:00Z"/>
        </w:rPr>
      </w:pPr>
      <w:r>
        <w:br/>
        <w:t xml:space="preserve">Б4. Запишите логическую функцию, которую реализует схема: два входа A и B подаются на элемент </w:t>
      </w:r>
      <w:proofErr w:type="gramStart"/>
      <w:r>
        <w:t>И</w:t>
      </w:r>
      <w:proofErr w:type="gramEnd"/>
      <w:r>
        <w:t>, результат — на элемент НЕ.</w:t>
      </w:r>
    </w:p>
    <w:p w14:paraId="6393A53B" w14:textId="77777777" w:rsidR="00093E0C" w:rsidRDefault="00093E0C" w:rsidP="005E5381">
      <w:pPr>
        <w:pStyle w:val="a3"/>
        <w:rPr>
          <w:ins w:id="279" w:author="HYPERPC" w:date="2026-09-29T14:03:00Z"/>
        </w:rPr>
      </w:pPr>
    </w:p>
    <w:p w14:paraId="7782EC00" w14:textId="77777777" w:rsidR="00093E0C" w:rsidRDefault="005E5381" w:rsidP="005E5381">
      <w:pPr>
        <w:pStyle w:val="a3"/>
        <w:rPr>
          <w:ins w:id="280" w:author="HYPERPC" w:date="2026-09-29T14:04:00Z"/>
        </w:rPr>
      </w:pPr>
      <w:r>
        <w:br/>
      </w:r>
      <w:r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93E0C" w14:paraId="7472FB5A" w14:textId="77777777" w:rsidTr="00093E0C">
        <w:trPr>
          <w:ins w:id="281" w:author="HYPERPC" w:date="2026-09-29T14:05:00Z"/>
        </w:trPr>
        <w:tc>
          <w:tcPr>
            <w:tcW w:w="2336" w:type="dxa"/>
          </w:tcPr>
          <w:p w14:paraId="7496506D" w14:textId="3255F495" w:rsidR="00093E0C" w:rsidRPr="00093E0C" w:rsidRDefault="00093E0C" w:rsidP="005E5381">
            <w:pPr>
              <w:pStyle w:val="a3"/>
              <w:rPr>
                <w:ins w:id="282" w:author="HYPERPC" w:date="2026-09-29T14:05:00Z"/>
                <w:lang w:val="en-US"/>
                <w:rPrChange w:id="283" w:author="HYPERPC" w:date="2026-09-29T14:05:00Z">
                  <w:rPr>
                    <w:ins w:id="284" w:author="HYPERPC" w:date="2026-09-29T14:05:00Z"/>
                  </w:rPr>
                </w:rPrChange>
              </w:rPr>
            </w:pPr>
            <w:ins w:id="285" w:author="HYPERPC" w:date="2026-09-29T14:05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2336" w:type="dxa"/>
          </w:tcPr>
          <w:p w14:paraId="459869C5" w14:textId="2694C2D6" w:rsidR="00093E0C" w:rsidRPr="00093E0C" w:rsidRDefault="00093E0C" w:rsidP="005E5381">
            <w:pPr>
              <w:pStyle w:val="a3"/>
              <w:rPr>
                <w:ins w:id="286" w:author="HYPERPC" w:date="2026-09-29T14:05:00Z"/>
                <w:lang w:val="en-US"/>
                <w:rPrChange w:id="287" w:author="HYPERPC" w:date="2026-09-29T14:05:00Z">
                  <w:rPr>
                    <w:ins w:id="288" w:author="HYPERPC" w:date="2026-09-29T14:05:00Z"/>
                  </w:rPr>
                </w:rPrChange>
              </w:rPr>
            </w:pPr>
            <w:ins w:id="289" w:author="HYPERPC" w:date="2026-09-29T14:05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2336" w:type="dxa"/>
          </w:tcPr>
          <w:p w14:paraId="031E944B" w14:textId="340342E4" w:rsidR="00093E0C" w:rsidRPr="00093E0C" w:rsidRDefault="00093E0C" w:rsidP="005E5381">
            <w:pPr>
              <w:pStyle w:val="a3"/>
              <w:rPr>
                <w:ins w:id="290" w:author="HYPERPC" w:date="2026-09-29T14:05:00Z"/>
                <w:lang w:val="en-US"/>
                <w:rPrChange w:id="291" w:author="HYPERPC" w:date="2026-09-29T14:05:00Z">
                  <w:rPr>
                    <w:ins w:id="292" w:author="HYPERPC" w:date="2026-09-29T14:05:00Z"/>
                  </w:rPr>
                </w:rPrChange>
              </w:rPr>
            </w:pPr>
            <w:ins w:id="293" w:author="HYPERPC" w:date="2026-09-29T14:05:00Z">
              <w:r>
                <w:rPr>
                  <w:lang w:val="en-US"/>
                </w:rPr>
                <w:t>S</w:t>
              </w:r>
            </w:ins>
          </w:p>
        </w:tc>
        <w:tc>
          <w:tcPr>
            <w:tcW w:w="2337" w:type="dxa"/>
          </w:tcPr>
          <w:p w14:paraId="472BC009" w14:textId="7C29F2AD" w:rsidR="00093E0C" w:rsidRPr="00093E0C" w:rsidRDefault="00093E0C" w:rsidP="005E5381">
            <w:pPr>
              <w:pStyle w:val="a3"/>
              <w:rPr>
                <w:ins w:id="294" w:author="HYPERPC" w:date="2026-09-29T14:05:00Z"/>
                <w:lang w:val="en-US"/>
                <w:rPrChange w:id="295" w:author="HYPERPC" w:date="2026-09-29T14:05:00Z">
                  <w:rPr>
                    <w:ins w:id="296" w:author="HYPERPC" w:date="2026-09-29T14:05:00Z"/>
                  </w:rPr>
                </w:rPrChange>
              </w:rPr>
            </w:pPr>
            <w:ins w:id="297" w:author="HYPERPC" w:date="2026-09-29T14:05:00Z">
              <w:r>
                <w:rPr>
                  <w:lang w:val="en-US"/>
                </w:rPr>
                <w:t>P</w:t>
              </w:r>
            </w:ins>
          </w:p>
        </w:tc>
      </w:tr>
      <w:tr w:rsidR="00093E0C" w14:paraId="6FC035E1" w14:textId="77777777" w:rsidTr="00093E0C">
        <w:trPr>
          <w:ins w:id="298" w:author="HYPERPC" w:date="2026-09-29T14:05:00Z"/>
        </w:trPr>
        <w:tc>
          <w:tcPr>
            <w:tcW w:w="2336" w:type="dxa"/>
          </w:tcPr>
          <w:p w14:paraId="7A21939E" w14:textId="704FCC7C" w:rsidR="00093E0C" w:rsidRPr="00093E0C" w:rsidRDefault="00093E0C" w:rsidP="005E5381">
            <w:pPr>
              <w:pStyle w:val="a3"/>
              <w:rPr>
                <w:ins w:id="299" w:author="HYPERPC" w:date="2026-09-29T14:05:00Z"/>
                <w:lang w:val="en-US"/>
                <w:rPrChange w:id="300" w:author="HYPERPC" w:date="2026-09-29T14:05:00Z">
                  <w:rPr>
                    <w:ins w:id="301" w:author="HYPERPC" w:date="2026-09-29T14:05:00Z"/>
                  </w:rPr>
                </w:rPrChange>
              </w:rPr>
            </w:pPr>
            <w:ins w:id="302" w:author="HYPERPC" w:date="2026-09-29T14:0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75291233" w14:textId="406491C8" w:rsidR="00093E0C" w:rsidRPr="00093E0C" w:rsidRDefault="00093E0C" w:rsidP="005E5381">
            <w:pPr>
              <w:pStyle w:val="a3"/>
              <w:rPr>
                <w:ins w:id="303" w:author="HYPERPC" w:date="2026-09-29T14:05:00Z"/>
                <w:lang w:val="en-US"/>
                <w:rPrChange w:id="304" w:author="HYPERPC" w:date="2026-09-29T14:05:00Z">
                  <w:rPr>
                    <w:ins w:id="305" w:author="HYPERPC" w:date="2026-09-29T14:05:00Z"/>
                  </w:rPr>
                </w:rPrChange>
              </w:rPr>
            </w:pPr>
            <w:ins w:id="306" w:author="HYPERPC" w:date="2026-09-29T14:0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43AC2DD5" w14:textId="778432D8" w:rsidR="00093E0C" w:rsidRPr="00093E0C" w:rsidRDefault="00093E0C" w:rsidP="005E5381">
            <w:pPr>
              <w:pStyle w:val="a3"/>
              <w:rPr>
                <w:ins w:id="307" w:author="HYPERPC" w:date="2026-09-29T14:05:00Z"/>
                <w:lang w:val="en-US"/>
                <w:rPrChange w:id="308" w:author="HYPERPC" w:date="2026-09-29T14:05:00Z">
                  <w:rPr>
                    <w:ins w:id="309" w:author="HYPERPC" w:date="2026-09-29T14:05:00Z"/>
                  </w:rPr>
                </w:rPrChange>
              </w:rPr>
            </w:pPr>
            <w:ins w:id="310" w:author="HYPERPC" w:date="2026-09-29T14:0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3F670F3C" w14:textId="1393C0E2" w:rsidR="00093E0C" w:rsidRPr="00093E0C" w:rsidRDefault="00093E0C" w:rsidP="005E5381">
            <w:pPr>
              <w:pStyle w:val="a3"/>
              <w:rPr>
                <w:ins w:id="311" w:author="HYPERPC" w:date="2026-09-29T14:05:00Z"/>
                <w:lang w:val="en-US"/>
                <w:rPrChange w:id="312" w:author="HYPERPC" w:date="2026-09-29T14:05:00Z">
                  <w:rPr>
                    <w:ins w:id="313" w:author="HYPERPC" w:date="2026-09-29T14:05:00Z"/>
                  </w:rPr>
                </w:rPrChange>
              </w:rPr>
            </w:pPr>
            <w:ins w:id="314" w:author="HYPERPC" w:date="2026-09-29T14:05:00Z">
              <w:r>
                <w:rPr>
                  <w:lang w:val="en-US"/>
                </w:rPr>
                <w:t>0</w:t>
              </w:r>
            </w:ins>
          </w:p>
        </w:tc>
      </w:tr>
      <w:tr w:rsidR="00093E0C" w14:paraId="53A0AD06" w14:textId="77777777" w:rsidTr="00093E0C">
        <w:trPr>
          <w:ins w:id="315" w:author="HYPERPC" w:date="2026-09-29T14:05:00Z"/>
        </w:trPr>
        <w:tc>
          <w:tcPr>
            <w:tcW w:w="2336" w:type="dxa"/>
          </w:tcPr>
          <w:p w14:paraId="3BDFE4B6" w14:textId="6D396C50" w:rsidR="00093E0C" w:rsidRPr="00093E0C" w:rsidRDefault="00093E0C" w:rsidP="005E5381">
            <w:pPr>
              <w:pStyle w:val="a3"/>
              <w:rPr>
                <w:ins w:id="316" w:author="HYPERPC" w:date="2026-09-29T14:05:00Z"/>
                <w:lang w:val="en-US"/>
                <w:rPrChange w:id="317" w:author="HYPERPC" w:date="2026-09-29T14:05:00Z">
                  <w:rPr>
                    <w:ins w:id="318" w:author="HYPERPC" w:date="2026-09-29T14:05:00Z"/>
                  </w:rPr>
                </w:rPrChange>
              </w:rPr>
            </w:pPr>
            <w:ins w:id="319" w:author="HYPERPC" w:date="2026-09-29T14:0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1755EA38" w14:textId="4EFD1DEA" w:rsidR="00093E0C" w:rsidRPr="00093E0C" w:rsidRDefault="00093E0C" w:rsidP="005E5381">
            <w:pPr>
              <w:pStyle w:val="a3"/>
              <w:rPr>
                <w:ins w:id="320" w:author="HYPERPC" w:date="2026-09-29T14:05:00Z"/>
                <w:lang w:val="en-US"/>
                <w:rPrChange w:id="321" w:author="HYPERPC" w:date="2026-09-29T14:05:00Z">
                  <w:rPr>
                    <w:ins w:id="322" w:author="HYPERPC" w:date="2026-09-29T14:05:00Z"/>
                  </w:rPr>
                </w:rPrChange>
              </w:rPr>
            </w:pPr>
            <w:ins w:id="323" w:author="HYPERPC" w:date="2026-09-29T14:0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5607207D" w14:textId="259F6D53" w:rsidR="00093E0C" w:rsidRPr="00093E0C" w:rsidRDefault="00093E0C" w:rsidP="005E5381">
            <w:pPr>
              <w:pStyle w:val="a3"/>
              <w:rPr>
                <w:ins w:id="324" w:author="HYPERPC" w:date="2026-09-29T14:05:00Z"/>
                <w:lang w:val="en-US"/>
                <w:rPrChange w:id="325" w:author="HYPERPC" w:date="2026-09-29T14:05:00Z">
                  <w:rPr>
                    <w:ins w:id="326" w:author="HYPERPC" w:date="2026-09-29T14:05:00Z"/>
                  </w:rPr>
                </w:rPrChange>
              </w:rPr>
            </w:pPr>
            <w:ins w:id="327" w:author="HYPERPC" w:date="2026-09-29T14:0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6A763373" w14:textId="265B6596" w:rsidR="00093E0C" w:rsidRPr="00093E0C" w:rsidRDefault="00093E0C" w:rsidP="005E5381">
            <w:pPr>
              <w:pStyle w:val="a3"/>
              <w:rPr>
                <w:ins w:id="328" w:author="HYPERPC" w:date="2026-09-29T14:05:00Z"/>
                <w:lang w:val="en-US"/>
                <w:rPrChange w:id="329" w:author="HYPERPC" w:date="2026-09-29T14:05:00Z">
                  <w:rPr>
                    <w:ins w:id="330" w:author="HYPERPC" w:date="2026-09-29T14:05:00Z"/>
                  </w:rPr>
                </w:rPrChange>
              </w:rPr>
            </w:pPr>
            <w:ins w:id="331" w:author="HYPERPC" w:date="2026-09-29T14:05:00Z">
              <w:r>
                <w:rPr>
                  <w:lang w:val="en-US"/>
                </w:rPr>
                <w:t>0</w:t>
              </w:r>
            </w:ins>
          </w:p>
        </w:tc>
      </w:tr>
      <w:tr w:rsidR="00093E0C" w14:paraId="3CF037CA" w14:textId="77777777" w:rsidTr="00093E0C">
        <w:trPr>
          <w:ins w:id="332" w:author="HYPERPC" w:date="2026-09-29T14:05:00Z"/>
        </w:trPr>
        <w:tc>
          <w:tcPr>
            <w:tcW w:w="2336" w:type="dxa"/>
          </w:tcPr>
          <w:p w14:paraId="561AAEBF" w14:textId="5F7186BA" w:rsidR="00093E0C" w:rsidRPr="00093E0C" w:rsidRDefault="00093E0C" w:rsidP="005E5381">
            <w:pPr>
              <w:pStyle w:val="a3"/>
              <w:rPr>
                <w:ins w:id="333" w:author="HYPERPC" w:date="2026-09-29T14:05:00Z"/>
                <w:lang w:val="en-US"/>
                <w:rPrChange w:id="334" w:author="HYPERPC" w:date="2026-09-29T14:05:00Z">
                  <w:rPr>
                    <w:ins w:id="335" w:author="HYPERPC" w:date="2026-09-29T14:05:00Z"/>
                  </w:rPr>
                </w:rPrChange>
              </w:rPr>
            </w:pPr>
            <w:ins w:id="336" w:author="HYPERPC" w:date="2026-09-29T14:0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58AEC0FC" w14:textId="214A7CEA" w:rsidR="00093E0C" w:rsidRPr="00093E0C" w:rsidRDefault="00093E0C" w:rsidP="005E5381">
            <w:pPr>
              <w:pStyle w:val="a3"/>
              <w:rPr>
                <w:ins w:id="337" w:author="HYPERPC" w:date="2026-09-29T14:05:00Z"/>
                <w:lang w:val="en-US"/>
                <w:rPrChange w:id="338" w:author="HYPERPC" w:date="2026-09-29T14:05:00Z">
                  <w:rPr>
                    <w:ins w:id="339" w:author="HYPERPC" w:date="2026-09-29T14:05:00Z"/>
                  </w:rPr>
                </w:rPrChange>
              </w:rPr>
            </w:pPr>
            <w:ins w:id="340" w:author="HYPERPC" w:date="2026-09-29T14:0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</w:tcPr>
          <w:p w14:paraId="432E5718" w14:textId="7031CF82" w:rsidR="00093E0C" w:rsidRPr="00093E0C" w:rsidRDefault="00093E0C" w:rsidP="005E5381">
            <w:pPr>
              <w:pStyle w:val="a3"/>
              <w:rPr>
                <w:ins w:id="341" w:author="HYPERPC" w:date="2026-09-29T14:05:00Z"/>
                <w:lang w:val="en-US"/>
                <w:rPrChange w:id="342" w:author="HYPERPC" w:date="2026-09-29T14:05:00Z">
                  <w:rPr>
                    <w:ins w:id="343" w:author="HYPERPC" w:date="2026-09-29T14:05:00Z"/>
                  </w:rPr>
                </w:rPrChange>
              </w:rPr>
            </w:pPr>
            <w:ins w:id="344" w:author="HYPERPC" w:date="2026-09-29T14:0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</w:tcPr>
          <w:p w14:paraId="63CFFB80" w14:textId="1B54E9E9" w:rsidR="00093E0C" w:rsidRPr="00093E0C" w:rsidRDefault="00093E0C" w:rsidP="005E5381">
            <w:pPr>
              <w:pStyle w:val="a3"/>
              <w:rPr>
                <w:ins w:id="345" w:author="HYPERPC" w:date="2026-09-29T14:05:00Z"/>
                <w:lang w:val="en-US"/>
                <w:rPrChange w:id="346" w:author="HYPERPC" w:date="2026-09-29T14:05:00Z">
                  <w:rPr>
                    <w:ins w:id="347" w:author="HYPERPC" w:date="2026-09-29T14:05:00Z"/>
                  </w:rPr>
                </w:rPrChange>
              </w:rPr>
            </w:pPr>
            <w:ins w:id="348" w:author="HYPERPC" w:date="2026-09-29T14:05:00Z">
              <w:r>
                <w:rPr>
                  <w:lang w:val="en-US"/>
                </w:rPr>
                <w:t>0</w:t>
              </w:r>
            </w:ins>
          </w:p>
        </w:tc>
      </w:tr>
      <w:tr w:rsidR="00093E0C" w14:paraId="16EAA610" w14:textId="77777777" w:rsidTr="00093E0C">
        <w:trPr>
          <w:ins w:id="349" w:author="HYPERPC" w:date="2026-09-29T14:05:00Z"/>
        </w:trPr>
        <w:tc>
          <w:tcPr>
            <w:tcW w:w="2336" w:type="dxa"/>
          </w:tcPr>
          <w:p w14:paraId="66991580" w14:textId="41A6F3B3" w:rsidR="00093E0C" w:rsidRPr="00093E0C" w:rsidRDefault="00093E0C" w:rsidP="005E5381">
            <w:pPr>
              <w:pStyle w:val="a3"/>
              <w:rPr>
                <w:ins w:id="350" w:author="HYPERPC" w:date="2026-09-29T14:05:00Z"/>
                <w:lang w:val="en-US"/>
                <w:rPrChange w:id="351" w:author="HYPERPC" w:date="2026-09-29T14:05:00Z">
                  <w:rPr>
                    <w:ins w:id="352" w:author="HYPERPC" w:date="2026-09-29T14:05:00Z"/>
                  </w:rPr>
                </w:rPrChange>
              </w:rPr>
            </w:pPr>
            <w:ins w:id="353" w:author="HYPERPC" w:date="2026-09-29T14:0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19DAB687" w14:textId="3CDFF9F0" w:rsidR="00093E0C" w:rsidRPr="00093E0C" w:rsidRDefault="00093E0C" w:rsidP="005E5381">
            <w:pPr>
              <w:pStyle w:val="a3"/>
              <w:rPr>
                <w:ins w:id="354" w:author="HYPERPC" w:date="2026-09-29T14:05:00Z"/>
                <w:lang w:val="en-US"/>
                <w:rPrChange w:id="355" w:author="HYPERPC" w:date="2026-09-29T14:05:00Z">
                  <w:rPr>
                    <w:ins w:id="356" w:author="HYPERPC" w:date="2026-09-29T14:05:00Z"/>
                  </w:rPr>
                </w:rPrChange>
              </w:rPr>
            </w:pPr>
            <w:ins w:id="357" w:author="HYPERPC" w:date="2026-09-29T14:05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</w:tcPr>
          <w:p w14:paraId="76992983" w14:textId="41F29D92" w:rsidR="00093E0C" w:rsidRPr="00093E0C" w:rsidRDefault="00093E0C" w:rsidP="005E5381">
            <w:pPr>
              <w:pStyle w:val="a3"/>
              <w:rPr>
                <w:ins w:id="358" w:author="HYPERPC" w:date="2026-09-29T14:05:00Z"/>
                <w:lang w:val="en-US"/>
                <w:rPrChange w:id="359" w:author="HYPERPC" w:date="2026-09-29T14:05:00Z">
                  <w:rPr>
                    <w:ins w:id="360" w:author="HYPERPC" w:date="2026-09-29T14:05:00Z"/>
                  </w:rPr>
                </w:rPrChange>
              </w:rPr>
            </w:pPr>
            <w:ins w:id="361" w:author="HYPERPC" w:date="2026-09-29T14:05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</w:tcPr>
          <w:p w14:paraId="6CDA89F0" w14:textId="239E4EE3" w:rsidR="00093E0C" w:rsidRPr="00093E0C" w:rsidRDefault="00093E0C" w:rsidP="005E5381">
            <w:pPr>
              <w:pStyle w:val="a3"/>
              <w:rPr>
                <w:ins w:id="362" w:author="HYPERPC" w:date="2026-09-29T14:05:00Z"/>
                <w:lang w:val="en-US"/>
                <w:rPrChange w:id="363" w:author="HYPERPC" w:date="2026-09-29T14:05:00Z">
                  <w:rPr>
                    <w:ins w:id="364" w:author="HYPERPC" w:date="2026-09-29T14:05:00Z"/>
                  </w:rPr>
                </w:rPrChange>
              </w:rPr>
            </w:pPr>
            <w:ins w:id="365" w:author="HYPERPC" w:date="2026-09-29T14:05:00Z">
              <w:r>
                <w:rPr>
                  <w:lang w:val="en-US"/>
                </w:rPr>
                <w:t>1</w:t>
              </w:r>
            </w:ins>
          </w:p>
        </w:tc>
      </w:tr>
    </w:tbl>
    <w:p w14:paraId="6DC994BD" w14:textId="77777777" w:rsidR="00093E0C" w:rsidRDefault="00093E0C" w:rsidP="005E5381">
      <w:pPr>
        <w:pStyle w:val="a3"/>
        <w:rPr>
          <w:ins w:id="366" w:author="HYPERPC" w:date="2026-09-29T14:04:00Z"/>
        </w:rPr>
      </w:pPr>
    </w:p>
    <w:p w14:paraId="74F5140B" w14:textId="77777777" w:rsidR="00093E0C" w:rsidRDefault="005E5381" w:rsidP="005E5381">
      <w:pPr>
        <w:pStyle w:val="a3"/>
        <w:rPr>
          <w:ins w:id="367" w:author="HYPERPC" w:date="2026-09-29T14:06:00Z"/>
        </w:rPr>
      </w:pPr>
      <w:r>
        <w:br/>
      </w:r>
      <w:r>
        <w:br/>
        <w:t>---</w:t>
      </w:r>
      <w:r>
        <w:br/>
      </w:r>
      <w:r>
        <w:br/>
        <w:t>Часть В. Развёрнутые ответы</w:t>
      </w:r>
      <w:r>
        <w:br/>
      </w:r>
      <w:r>
        <w:br/>
        <w:t xml:space="preserve">В1. Опишите устройство компьютера по принципу фон Неймана. Перечислите основные </w:t>
      </w:r>
      <w:r>
        <w:lastRenderedPageBreak/>
        <w:t>устройства (АЛУ, УУ, память, устройства ввода-вывода) и укажите их назначение. Объясните, что такое принцип хранимой программы.</w:t>
      </w:r>
    </w:p>
    <w:p w14:paraId="4D8EA903" w14:textId="4426DFE8" w:rsidR="00093E0C" w:rsidRDefault="00093E0C" w:rsidP="005E5381">
      <w:pPr>
        <w:pStyle w:val="a3"/>
        <w:rPr>
          <w:ins w:id="368" w:author="HYPERPC" w:date="2026-09-29T14:08:00Z"/>
        </w:rPr>
      </w:pPr>
      <w:ins w:id="369" w:author="HYPERPC" w:date="2026-09-29T14:08:00Z">
        <w:r>
          <w:t>АЛУ –Выполняет все логич</w:t>
        </w:r>
      </w:ins>
      <w:ins w:id="370" w:author="HYPERPC" w:date="2026-09-29T14:09:00Z">
        <w:r>
          <w:t xml:space="preserve">еские и арифметические операции </w:t>
        </w:r>
      </w:ins>
    </w:p>
    <w:p w14:paraId="3F75210E" w14:textId="67979A84" w:rsidR="00093E0C" w:rsidRDefault="00093E0C" w:rsidP="005E5381">
      <w:pPr>
        <w:pStyle w:val="a3"/>
        <w:rPr>
          <w:ins w:id="371" w:author="HYPERPC" w:date="2026-09-29T14:08:00Z"/>
        </w:rPr>
      </w:pPr>
      <w:ins w:id="372" w:author="HYPERPC" w:date="2026-09-29T14:08:00Z">
        <w:r>
          <w:t xml:space="preserve">УУ </w:t>
        </w:r>
      </w:ins>
      <w:ins w:id="373" w:author="HYPERPC" w:date="2026-09-29T14:09:00Z">
        <w:r>
          <w:t xml:space="preserve">– Управляет работой </w:t>
        </w:r>
      </w:ins>
      <w:ins w:id="374" w:author="HYPERPC" w:date="2026-09-29T14:10:00Z">
        <w:r>
          <w:t>всех узлов в компе, организует процесс выполнения программ</w:t>
        </w:r>
      </w:ins>
      <w:ins w:id="375" w:author="HYPERPC" w:date="2026-09-29T14:11:00Z">
        <w:r>
          <w:t>. Выбирает команды из памяти устройства и заставляет их выполняться</w:t>
        </w:r>
      </w:ins>
      <w:ins w:id="376" w:author="HYPERPC" w:date="2026-09-29T14:12:00Z">
        <w:r>
          <w:t>.</w:t>
        </w:r>
      </w:ins>
    </w:p>
    <w:p w14:paraId="5B89F959" w14:textId="1C5B1A1A" w:rsidR="00093E0C" w:rsidRDefault="00093E0C" w:rsidP="005E5381">
      <w:pPr>
        <w:pStyle w:val="a3"/>
        <w:rPr>
          <w:ins w:id="377" w:author="HYPERPC" w:date="2026-09-29T14:08:00Z"/>
        </w:rPr>
      </w:pPr>
      <w:ins w:id="378" w:author="HYPERPC" w:date="2026-09-29T14:08:00Z">
        <w:r>
          <w:t xml:space="preserve">Память </w:t>
        </w:r>
      </w:ins>
      <w:ins w:id="379" w:author="HYPERPC" w:date="2026-09-29T14:12:00Z">
        <w:r>
          <w:t xml:space="preserve">– Хранит данные и программы </w:t>
        </w:r>
      </w:ins>
    </w:p>
    <w:p w14:paraId="10D96925" w14:textId="3860EF9D" w:rsidR="00093E0C" w:rsidRDefault="00093E0C" w:rsidP="005E5381">
      <w:pPr>
        <w:pStyle w:val="a3"/>
        <w:rPr>
          <w:ins w:id="380" w:author="HYPERPC" w:date="2026-09-29T14:13:00Z"/>
        </w:rPr>
      </w:pPr>
      <w:ins w:id="381" w:author="HYPERPC" w:date="2026-09-29T14:08:00Z">
        <w:r>
          <w:t xml:space="preserve">Устройство ввода </w:t>
        </w:r>
      </w:ins>
      <w:ins w:id="382" w:author="HYPERPC" w:date="2026-09-29T14:12:00Z">
        <w:r w:rsidR="0025371E">
          <w:t xml:space="preserve">– Обеспечивает взаимодействие компа с окружением, </w:t>
        </w:r>
      </w:ins>
      <w:ins w:id="383" w:author="HYPERPC" w:date="2026-09-29T14:13:00Z">
        <w:r w:rsidR="0025371E">
          <w:t>благодаря ним мы собственно вводим данные и видим результат проведенной работы</w:t>
        </w:r>
      </w:ins>
    </w:p>
    <w:p w14:paraId="79D51ED1" w14:textId="1E6E1C3F" w:rsidR="0025371E" w:rsidRPr="00093E0C" w:rsidRDefault="0025371E" w:rsidP="005E5381">
      <w:pPr>
        <w:pStyle w:val="a3"/>
        <w:rPr>
          <w:ins w:id="384" w:author="HYPERPC" w:date="2026-09-29T14:06:00Z"/>
          <w:rPrChange w:id="385" w:author="HYPERPC" w:date="2026-09-29T14:08:00Z">
            <w:rPr>
              <w:ins w:id="386" w:author="HYPERPC" w:date="2026-09-29T14:06:00Z"/>
            </w:rPr>
          </w:rPrChange>
        </w:rPr>
      </w:pPr>
      <w:ins w:id="387" w:author="HYPERPC" w:date="2026-09-29T14:13:00Z">
        <w:r>
          <w:t>П</w:t>
        </w:r>
      </w:ins>
      <w:ins w:id="388" w:author="HYPERPC" w:date="2026-09-29T14:14:00Z">
        <w:r>
          <w:t>ринцип хранимой программы Программа и данные хранятся в одной и той же оперативной памяти, получается комп может автоматом</w:t>
        </w:r>
      </w:ins>
      <w:ins w:id="389" w:author="HYPERPC" w:date="2026-09-29T14:15:00Z">
        <w:r>
          <w:t xml:space="preserve"> читать команды из памяти и выполнять их одну за другой (не прибегая к помощи человека).</w:t>
        </w:r>
      </w:ins>
      <w:ins w:id="390" w:author="HYPERPC" w:date="2026-09-29T14:16:00Z">
        <w:r>
          <w:t xml:space="preserve"> Это позволяет легко изменять программу, загружая в память новый набор команд</w:t>
        </w:r>
      </w:ins>
      <w:ins w:id="391" w:author="HYPERPC" w:date="2026-09-29T14:17:00Z">
        <w:r>
          <w:t>.</w:t>
        </w:r>
      </w:ins>
    </w:p>
    <w:p w14:paraId="503E9EB4" w14:textId="77777777" w:rsidR="0025371E" w:rsidRDefault="005E5381" w:rsidP="005E5381">
      <w:pPr>
        <w:pStyle w:val="a3"/>
        <w:rPr>
          <w:ins w:id="392" w:author="HYPERPC" w:date="2026-09-29T14:17:00Z"/>
        </w:rPr>
      </w:pPr>
      <w:r>
        <w:br/>
      </w:r>
      <w:r>
        <w:br/>
        <w:t xml:space="preserve"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</w:t>
      </w:r>
      <w:r w:rsidRPr="0025371E">
        <w:rPr>
          <w:b/>
          <w:rPrChange w:id="393" w:author="HYPERPC" w:date="2026-09-29T14:19:00Z">
            <w:rPr/>
          </w:rPrChange>
        </w:rPr>
        <w:t>регистра-счётчика команд (PC)</w:t>
      </w:r>
      <w:r>
        <w:t xml:space="preserve"> и регистра команд (IR).</w:t>
      </w:r>
    </w:p>
    <w:p w14:paraId="020DEE49" w14:textId="035C3214" w:rsidR="0025371E" w:rsidRDefault="0025371E" w:rsidP="0025371E">
      <w:pPr>
        <w:pStyle w:val="a3"/>
        <w:numPr>
          <w:ilvl w:val="0"/>
          <w:numId w:val="1"/>
        </w:numPr>
        <w:rPr>
          <w:ins w:id="394" w:author="HYPERPC" w:date="2026-09-29T14:19:00Z"/>
        </w:rPr>
        <w:pPrChange w:id="395" w:author="HYPERPC" w:date="2026-09-29T14:17:00Z">
          <w:pPr>
            <w:pStyle w:val="a3"/>
          </w:pPr>
        </w:pPrChange>
      </w:pPr>
      <w:ins w:id="396" w:author="HYPERPC" w:date="2026-09-29T14:18:00Z">
        <w:r>
          <w:t>Выборка нужной команды – Процессор считывает код следующей команды из операционной пам</w:t>
        </w:r>
      </w:ins>
      <w:ins w:id="397" w:author="HYPERPC" w:date="2026-09-29T14:19:00Z">
        <w:r>
          <w:t>яти, адрес этой команды хранится в РС</w:t>
        </w:r>
      </w:ins>
    </w:p>
    <w:p w14:paraId="02F9D4E1" w14:textId="37DAD82E" w:rsidR="0025371E" w:rsidRDefault="0025371E" w:rsidP="0025371E">
      <w:pPr>
        <w:pStyle w:val="a3"/>
        <w:numPr>
          <w:ilvl w:val="0"/>
          <w:numId w:val="1"/>
        </w:numPr>
        <w:rPr>
          <w:ins w:id="398" w:author="HYPERPC" w:date="2026-09-29T14:21:00Z"/>
        </w:rPr>
        <w:pPrChange w:id="399" w:author="HYPERPC" w:date="2026-09-29T14:17:00Z">
          <w:pPr>
            <w:pStyle w:val="a3"/>
          </w:pPr>
        </w:pPrChange>
      </w:pPr>
      <w:ins w:id="400" w:author="HYPERPC" w:date="2026-09-29T14:19:00Z">
        <w:r>
          <w:t xml:space="preserve">Декодирование </w:t>
        </w:r>
      </w:ins>
      <w:ins w:id="401" w:author="HYPERPC" w:date="2026-09-29T14:20:00Z">
        <w:r>
          <w:t xml:space="preserve">– Устройство управления расшифровывает полученную команду, </w:t>
        </w:r>
        <w:proofErr w:type="gramStart"/>
        <w:r>
          <w:t>что бы</w:t>
        </w:r>
        <w:proofErr w:type="gramEnd"/>
        <w:r>
          <w:t xml:space="preserve"> понять, какую именно операцию нужно выполнить и над каки</w:t>
        </w:r>
      </w:ins>
      <w:ins w:id="402" w:author="HYPERPC" w:date="2026-09-29T14:21:00Z">
        <w:r>
          <w:t>ми данными.</w:t>
        </w:r>
      </w:ins>
    </w:p>
    <w:p w14:paraId="61A42859" w14:textId="3A802FE7" w:rsidR="0025371E" w:rsidRDefault="0025371E" w:rsidP="0025371E">
      <w:pPr>
        <w:pStyle w:val="a3"/>
        <w:numPr>
          <w:ilvl w:val="0"/>
          <w:numId w:val="1"/>
        </w:numPr>
        <w:rPr>
          <w:ins w:id="403" w:author="HYPERPC" w:date="2026-09-29T14:22:00Z"/>
        </w:rPr>
        <w:pPrChange w:id="404" w:author="HYPERPC" w:date="2026-09-29T14:17:00Z">
          <w:pPr>
            <w:pStyle w:val="a3"/>
          </w:pPr>
        </w:pPrChange>
      </w:pPr>
      <w:ins w:id="405" w:author="HYPERPC" w:date="2026-09-29T14:21:00Z">
        <w:r>
          <w:t xml:space="preserve">Выполнение – процессор выполняет указанную в </w:t>
        </w:r>
      </w:ins>
      <w:ins w:id="406" w:author="HYPERPC" w:date="2026-09-29T14:23:00Z">
        <w:r w:rsidR="001B413C">
          <w:t>командной</w:t>
        </w:r>
      </w:ins>
      <w:ins w:id="407" w:author="HYPERPC" w:date="2026-09-29T14:21:00Z">
        <w:r>
          <w:t xml:space="preserve"> стро</w:t>
        </w:r>
      </w:ins>
      <w:ins w:id="408" w:author="HYPERPC" w:date="2026-09-29T14:22:00Z">
        <w:r>
          <w:t>ке операцию</w:t>
        </w:r>
      </w:ins>
    </w:p>
    <w:p w14:paraId="5DB2ED51" w14:textId="219C716E" w:rsidR="0025371E" w:rsidRDefault="0025371E" w:rsidP="0025371E">
      <w:pPr>
        <w:pStyle w:val="a3"/>
        <w:numPr>
          <w:ilvl w:val="0"/>
          <w:numId w:val="1"/>
        </w:numPr>
        <w:rPr>
          <w:ins w:id="409" w:author="HYPERPC" w:date="2026-09-29T14:23:00Z"/>
        </w:rPr>
        <w:pPrChange w:id="410" w:author="HYPERPC" w:date="2026-09-29T14:17:00Z">
          <w:pPr>
            <w:pStyle w:val="a3"/>
          </w:pPr>
        </w:pPrChange>
      </w:pPr>
      <w:ins w:id="411" w:author="HYPERPC" w:date="2026-09-29T14:22:00Z">
        <w:r>
          <w:t>Сохранение результата</w:t>
        </w:r>
        <w:r w:rsidR="001B413C">
          <w:t xml:space="preserve"> -</w:t>
        </w:r>
        <w:r>
          <w:t xml:space="preserve"> </w:t>
        </w:r>
        <w:r w:rsidR="001B413C">
          <w:t>Результат выполн</w:t>
        </w:r>
      </w:ins>
      <w:ins w:id="412" w:author="HYPERPC" w:date="2026-09-29T14:23:00Z">
        <w:r w:rsidR="001B413C">
          <w:t>ения команды записывается в память или в регистры процессора.</w:t>
        </w:r>
      </w:ins>
    </w:p>
    <w:p w14:paraId="09B83EB0" w14:textId="499034B1" w:rsidR="001B413C" w:rsidRDefault="001B413C" w:rsidP="001B413C">
      <w:pPr>
        <w:pStyle w:val="a3"/>
        <w:ind w:left="360"/>
        <w:rPr>
          <w:ins w:id="413" w:author="HYPERPC" w:date="2026-09-29T14:24:00Z"/>
        </w:rPr>
        <w:pPrChange w:id="414" w:author="HYPERPC" w:date="2026-09-29T14:23:00Z">
          <w:pPr>
            <w:pStyle w:val="a3"/>
          </w:pPr>
        </w:pPrChange>
      </w:pPr>
      <w:ins w:id="415" w:author="HYPERPC" w:date="2026-09-29T14:23:00Z">
        <w:r>
          <w:t xml:space="preserve">РС – хранит </w:t>
        </w:r>
      </w:ins>
      <w:ins w:id="416" w:author="HYPERPC" w:date="2026-09-29T14:24:00Z">
        <w:r>
          <w:t xml:space="preserve">адрес следующей команды, которая должна быть </w:t>
        </w:r>
        <w:proofErr w:type="gramStart"/>
        <w:r>
          <w:t>выполнена .</w:t>
        </w:r>
        <w:proofErr w:type="gramEnd"/>
      </w:ins>
    </w:p>
    <w:p w14:paraId="3C425107" w14:textId="53B7EE7D" w:rsidR="001B413C" w:rsidRPr="001B413C" w:rsidRDefault="001B413C" w:rsidP="001B413C">
      <w:pPr>
        <w:pStyle w:val="a3"/>
        <w:ind w:left="360"/>
        <w:rPr>
          <w:ins w:id="417" w:author="HYPERPC" w:date="2026-09-29T14:17:00Z"/>
          <w:rPrChange w:id="418" w:author="HYPERPC" w:date="2026-09-29T14:24:00Z">
            <w:rPr>
              <w:ins w:id="419" w:author="HYPERPC" w:date="2026-09-29T14:17:00Z"/>
            </w:rPr>
          </w:rPrChange>
        </w:rPr>
        <w:pPrChange w:id="420" w:author="HYPERPC" w:date="2026-09-29T14:23:00Z">
          <w:pPr>
            <w:pStyle w:val="a3"/>
          </w:pPr>
        </w:pPrChange>
      </w:pPr>
      <w:ins w:id="421" w:author="HYPERPC" w:date="2026-09-29T14:24:00Z">
        <w:r>
          <w:rPr>
            <w:lang w:val="en-US"/>
          </w:rPr>
          <w:t>IR</w:t>
        </w:r>
        <w:r w:rsidRPr="001B413C">
          <w:rPr>
            <w:rPrChange w:id="422" w:author="HYPERPC" w:date="2026-09-29T14:24:00Z">
              <w:rPr>
                <w:lang w:val="en-US"/>
              </w:rPr>
            </w:rPrChange>
          </w:rPr>
          <w:t xml:space="preserve"> – </w:t>
        </w:r>
        <w:r>
          <w:t>Хранит саму текущую к</w:t>
        </w:r>
      </w:ins>
      <w:ins w:id="423" w:author="HYPERPC" w:date="2026-09-29T14:25:00Z">
        <w:r>
          <w:t xml:space="preserve">оманду на время ее </w:t>
        </w:r>
        <w:proofErr w:type="spellStart"/>
        <w:r>
          <w:t>декодинга</w:t>
        </w:r>
        <w:proofErr w:type="spellEnd"/>
        <w:r>
          <w:t xml:space="preserve"> и выполнения</w:t>
        </w:r>
      </w:ins>
      <w:bookmarkStart w:id="424" w:name="_GoBack"/>
      <w:bookmarkEnd w:id="424"/>
    </w:p>
    <w:p w14:paraId="2072E41D" w14:textId="0D5B490B" w:rsidR="005E5381" w:rsidRDefault="005E5381" w:rsidP="005E5381">
      <w:pPr>
        <w:pStyle w:val="a3"/>
      </w:pPr>
      <w:r>
        <w:br/>
      </w:r>
      <w:r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r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B2511"/>
    <w:multiLevelType w:val="hybridMultilevel"/>
    <w:tmpl w:val="FE187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YPERPC">
    <w15:presenceInfo w15:providerId="Windows Live" w15:userId="c6c464c1f416cf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E3"/>
    <w:rsid w:val="00093E0C"/>
    <w:rsid w:val="001B413C"/>
    <w:rsid w:val="001E04E3"/>
    <w:rsid w:val="0025371E"/>
    <w:rsid w:val="005E5381"/>
    <w:rsid w:val="00721B56"/>
    <w:rsid w:val="00745C7D"/>
    <w:rsid w:val="008D7DD6"/>
    <w:rsid w:val="00EB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745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HYPERPC</cp:lastModifiedBy>
  <cp:revision>4</cp:revision>
  <dcterms:created xsi:type="dcterms:W3CDTF">2026-09-29T10:25:00Z</dcterms:created>
  <dcterms:modified xsi:type="dcterms:W3CDTF">2026-09-29T11:25:00Z</dcterms:modified>
</cp:coreProperties>
</file>